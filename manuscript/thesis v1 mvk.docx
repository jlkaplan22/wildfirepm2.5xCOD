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52385" w14:textId="77777777" w:rsidR="002A3338" w:rsidRPr="00905A17" w:rsidRDefault="002A3338" w:rsidP="002A3338">
      <w:pPr>
        <w:spacing w:line="480" w:lineRule="auto"/>
        <w:rPr>
          <w:rFonts w:cstheme="minorHAnsi"/>
          <w:sz w:val="22"/>
          <w:szCs w:val="22"/>
        </w:rPr>
      </w:pPr>
      <w:commentRangeStart w:id="0"/>
      <w:r w:rsidRPr="00905A17">
        <w:rPr>
          <w:rFonts w:cstheme="minorHAnsi"/>
          <w:b/>
          <w:bCs/>
          <w:sz w:val="22"/>
          <w:szCs w:val="22"/>
          <w:u w:val="single"/>
        </w:rPr>
        <w:t>Introduction</w:t>
      </w:r>
      <w:commentRangeEnd w:id="0"/>
      <w:r w:rsidR="00262A64">
        <w:rPr>
          <w:rStyle w:val="CommentReference"/>
        </w:rPr>
        <w:commentReference w:id="0"/>
      </w:r>
      <w:r w:rsidRPr="00905A17">
        <w:rPr>
          <w:rFonts w:cstheme="minorHAnsi"/>
          <w:b/>
          <w:bCs/>
          <w:sz w:val="22"/>
          <w:szCs w:val="22"/>
        </w:rPr>
        <w:t>:</w:t>
      </w:r>
    </w:p>
    <w:p w14:paraId="3B606515" w14:textId="2A295541" w:rsidR="002A3338" w:rsidRPr="00905A17" w:rsidRDefault="002A3338" w:rsidP="002A3338">
      <w:pPr>
        <w:spacing w:line="480" w:lineRule="auto"/>
        <w:ind w:firstLine="720"/>
        <w:rPr>
          <w:rFonts w:cstheme="minorHAnsi"/>
          <w:sz w:val="22"/>
          <w:szCs w:val="22"/>
        </w:rPr>
      </w:pPr>
      <w:commentRangeStart w:id="1"/>
      <w:r w:rsidRPr="00905A17">
        <w:rPr>
          <w:rFonts w:cstheme="minorHAnsi"/>
          <w:sz w:val="22"/>
          <w:szCs w:val="22"/>
        </w:rPr>
        <w:t>Ambient particulate matter pollution from wildfire smoke is a significant issue in the United States and has grown worse in recent years. Over the past decade, wildfire smoke has accounted for roughly a quarter of PM2.5 pollution (particulate matter with a diameter smaller than 2.5 microns, as opposed to coarse particulate matter with a diameter smaller than 10 microns), and as much as half of all PM2.5 pollution in western states.</w:t>
      </w:r>
      <w:r w:rsidRPr="00905A17">
        <w:rPr>
          <w:rFonts w:cstheme="minorHAnsi"/>
          <w:sz w:val="22"/>
          <w:szCs w:val="22"/>
        </w:rPr>
        <w:fldChar w:fldCharType="begin"/>
      </w:r>
      <w:r w:rsidRPr="00905A17">
        <w:rPr>
          <w:rFonts w:cstheme="minorHAnsi"/>
          <w:sz w:val="22"/>
          <w:szCs w:val="22"/>
        </w:rPr>
        <w:instrText xml:space="preserve"> ADDIN ZOTERO_ITEM CSL_CITATION {"citationID":"lwdcc2ID","properties":{"formattedCitation":"\\super 1\\nosupersub{}","plainCitation":"1","noteIndex":0},"citationItems":[{"id":20,"uris":["http://zotero.org/users/local/5kaUw5tp/items/Z8B8PT6S"],"itemData":{"id":20,"type":"article-journal","abstract":"Recent dramatic and deadly increases in global wildfire activity have increased attention on the causes of wildfires, their consequences, and how risk from wildfire might be mitigated. Here we bring together data on the changing risk and societal burden of wildfire in the United States. We estimate that nearly 50 million homes are currently in the wildland–urban interface in the United States, a number increasing by 1 million houses every 3 y. To illustrate how changes in wildfire activity might affect air pollution and related health outcomes, and how these linkages might guide future science and policy, we develop a statistical model that relates satellite-based fire and smoke data to information from pollution monitoring stations. Using the model, we estimate that wildfires have accounted for up to 25% of\n              PM\n              2.5\n              (particulate matter with diameter &lt;2.5 μm) in recent years across the United States, and up to half in some Western regions, with spatial patterns in ambient smoke exposure that do not follow traditional socioeconomic pollution exposure gradients. We combine the model with stylized scenarios to show that fuel management interventions could have large health benefits and that future health impacts from climate-change–induced wildfire smoke could approach projected overall increases in temperature-related mortality from climate change—but that both estimates remain uncertain. We use model results to highlight important areas for future research and to draw lessons for policy.","container-title":"Proceedings of the National Academy of Sciences","DOI":"10.1073/pnas.2011048118","ISSN":"0027-8424, 1091-6490","issue":"2","journalAbbreviation":"Proc. Natl. Acad. Sci. U.S.A.","language":"en","page":"e2011048118","source":"DOI.org (Crossref)","title":"The changing risk and burden of wildfire in the United States","volume":"118","author":[{"family":"Burke","given":"Marshall"},{"family":"Driscoll","given":"Anne"},{"family":"Heft-Neal","given":"Sam"},{"family":"Xue","given":"Jiani"},{"family":"Burney","given":"Jennifer"},{"family":"Wara","given":"Michael"}],"issued":{"date-parts":[["2021",1,12]]}}}],"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1</w:t>
      </w:r>
      <w:r w:rsidRPr="00905A17">
        <w:rPr>
          <w:rFonts w:cstheme="minorHAnsi"/>
          <w:sz w:val="22"/>
          <w:szCs w:val="22"/>
        </w:rPr>
        <w:fldChar w:fldCharType="end"/>
      </w:r>
      <w:r w:rsidRPr="00905A17">
        <w:rPr>
          <w:rFonts w:cstheme="minorHAnsi"/>
          <w:sz w:val="22"/>
          <w:szCs w:val="22"/>
        </w:rPr>
        <w:t xml:space="preserve"> </w:t>
      </w:r>
      <w:commentRangeStart w:id="2"/>
      <w:commentRangeStart w:id="3"/>
      <w:r w:rsidRPr="00905A17">
        <w:rPr>
          <w:rFonts w:cstheme="minorHAnsi"/>
          <w:sz w:val="22"/>
          <w:szCs w:val="22"/>
        </w:rPr>
        <w:t>This comes even as the US has made overall reductions in PM2.5 levels</w:t>
      </w:r>
      <w:commentRangeEnd w:id="2"/>
      <w:r w:rsidR="00AC5B2D">
        <w:rPr>
          <w:rStyle w:val="CommentReference"/>
        </w:rPr>
        <w:commentReference w:id="2"/>
      </w:r>
      <w:commentRangeEnd w:id="3"/>
      <w:r w:rsidR="00803F2B">
        <w:rPr>
          <w:rStyle w:val="CommentReference"/>
        </w:rPr>
        <w:commentReference w:id="3"/>
      </w:r>
      <w:r w:rsidRPr="00905A17">
        <w:rPr>
          <w:rFonts w:cstheme="minorHAnsi"/>
          <w:sz w:val="22"/>
          <w:szCs w:val="22"/>
        </w:rPr>
        <w:t xml:space="preserve">. </w:t>
      </w:r>
      <w:commentRangeEnd w:id="1"/>
      <w:r w:rsidR="00262A64">
        <w:rPr>
          <w:rStyle w:val="CommentReference"/>
        </w:rPr>
        <w:commentReference w:id="1"/>
      </w:r>
      <w:r w:rsidRPr="00905A17">
        <w:rPr>
          <w:rFonts w:cstheme="minorHAnsi"/>
          <w:sz w:val="22"/>
          <w:szCs w:val="22"/>
        </w:rPr>
        <w:t>Wildfire smoke PM</w:t>
      </w:r>
      <w:commentRangeStart w:id="4"/>
      <w:r w:rsidRPr="00262A64">
        <w:rPr>
          <w:rFonts w:cstheme="minorHAnsi"/>
          <w:sz w:val="22"/>
          <w:szCs w:val="22"/>
          <w:vertAlign w:val="subscript"/>
        </w:rPr>
        <w:t>2.5</w:t>
      </w:r>
      <w:commentRangeEnd w:id="4"/>
      <w:r w:rsidR="00262A64">
        <w:rPr>
          <w:rStyle w:val="CommentReference"/>
        </w:rPr>
        <w:commentReference w:id="4"/>
      </w:r>
      <w:r w:rsidRPr="00905A17">
        <w:rPr>
          <w:rFonts w:cstheme="minorHAnsi"/>
          <w:sz w:val="22"/>
          <w:szCs w:val="22"/>
        </w:rPr>
        <w:t xml:space="preserve"> is expected to continue harming these efforts, and under climate modeling projections, worsening wildfire seasons may lead to more than a doubling of current smoke PM2.5 levels, which could fully offset successes in PM2.5 reduction in certain regions.</w:t>
      </w:r>
      <w:r w:rsidRPr="00905A17">
        <w:rPr>
          <w:rFonts w:cstheme="minorHAnsi"/>
          <w:sz w:val="22"/>
          <w:szCs w:val="22"/>
        </w:rPr>
        <w:fldChar w:fldCharType="begin"/>
      </w:r>
      <w:r w:rsidRPr="00905A17">
        <w:rPr>
          <w:rFonts w:cstheme="minorHAnsi"/>
          <w:sz w:val="22"/>
          <w:szCs w:val="22"/>
        </w:rPr>
        <w:instrText xml:space="preserve"> ADDIN ZOTERO_ITEM CSL_CITATION {"citationID":"exvKWgMW","properties":{"formattedCitation":"\\super 2\\nosupersub{}","plainCitation":"2","noteIndex":0},"citationItems":[{"id":175,"uris":["http://zotero.org/users/local/5kaUw5tp/items/E424RK55"],"itemData":{"id":175,"type":"article-journal","abstract":"Fine particulate matter (PM2.5) from U.S. anthropogenic sources is decreasing. However, previous studies have predicted that PM2.5 emissions from wildﬁres will increase in the midcentury to next century, potentially offsetting improvements gained by continued reductions in anthropogenic emissions. Therefore, some regions could experience worse air quality, degraded visibility, and increases in population-level exposure. We use global climate model simulations to estimate the impacts of changing ﬁre emissions on air quality, visibility, and premature deaths in the middle and late 21st century. We ﬁnd that PM2.5 concentrations will decrease overall in the contiguous United States (CONUS) due to decreasing anthropogenic emissions (total PM2.5 decreases by 3% in Representative Concentration Pathway [RCP] 8.5 and 34% in RCP4.5 by 2100), but increasing ﬁre-related PM2.5 (ﬁre-related PM2.5 increases by 55% in RCP4.5 and 190% in RCP8.5 by 2100) offsets these beneﬁts and causes increases in total PM2.5 in some regions. We predict that the average visibility will improve across the CONUS, but ﬁre-related PM2.5 will reduce visibility on the worst days in western and southeastern U.S. regions. We estimate that the number of deaths attributable to total PM2.5 will decrease in both the RCP4.5 and RCP8.5 scenarios (from 6% to 4–5%), but the absolute number of premature deaths attributable to ﬁre-related PM2.5 will double compared to early 21st century. We provide the ﬁrst estimates of future smoke health and visibility impacts using a prognostic land-ﬁre model. Our results suggest the importance of using realistic ﬁre emissions in future air quality projections.","container-title":"GeoHealth","DOI":"10.1029/2018GH000144","ISSN":"2471-1403, 2471-1403","issue":"8","journalAbbreviation":"GeoHealth","language":"en","page":"229-247","source":"DOI.org (Crossref)","title":"Future Fire Impacts on Smoke Concentrations, Visibility, and Health in the Contiguous United States","volume":"2","author":[{"family":"Ford","given":"B."},{"family":"Val Martin","given":"M."},{"family":"Zelasky","given":"S. E."},{"family":"Fischer","given":"E. V."},{"family":"Anenberg","given":"S. C."},{"family":"Heald","given":"C. L."},{"family":"Pierce","given":"J. R."}],"issued":{"date-parts":[["2018",8]]}}}],"schema":"https://github.com/citation-style-language/schema/raw/master/csl-citation.json"}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2</w:t>
      </w:r>
      <w:r w:rsidRPr="00905A17">
        <w:rPr>
          <w:rFonts w:cstheme="minorHAnsi"/>
          <w:sz w:val="22"/>
          <w:szCs w:val="22"/>
        </w:rPr>
        <w:fldChar w:fldCharType="end"/>
      </w:r>
      <w:r w:rsidRPr="00905A17">
        <w:rPr>
          <w:rFonts w:cstheme="minorHAnsi"/>
          <w:sz w:val="22"/>
          <w:szCs w:val="22"/>
          <w:vertAlign w:val="superscript"/>
        </w:rPr>
        <w:t>,</w:t>
      </w:r>
      <w:r w:rsidRPr="00905A17">
        <w:rPr>
          <w:rFonts w:cstheme="minorHAnsi"/>
          <w:sz w:val="22"/>
          <w:szCs w:val="22"/>
        </w:rPr>
        <w:fldChar w:fldCharType="begin"/>
      </w:r>
      <w:r w:rsidRPr="00905A17">
        <w:rPr>
          <w:rFonts w:cstheme="minorHAnsi"/>
          <w:sz w:val="22"/>
          <w:szCs w:val="22"/>
        </w:rPr>
        <w:instrText xml:space="preserve"> ADDIN ZOTERO_ITEM CSL_CITATION {"citationID":"jua9J2Jd","properties":{"formattedCitation":"\\super 3\\nosupersub{}","plainCitation":"3","noteIndex":0},"citationItems":[{"id":199,"uris":["http://zotero.org/users/local/5kaUw5tp/items/GDYBIKRJ"],"itemData":{"id":199,"type":"article-journal","abstract":"Abstract\n            \n              Wildfire activity in the western United States (US) has been increasing, a trend that has been correlated with changing patterns of temperature and precipitation associated with climate change. Health effects associated with exposure to wildfire smoke and fine particulate matter (PM\n              2.5\n              ) include short- and long-term premature mortality, hospital admissions, emergency department visits, and other respiratory and cardiovascular incidents. We estimate PM\n              2.5\n              exposure and health impacts for the entire continental US from current and future western US wildfire activity projected for a range of future climate scenarios through the 21st century. We use a simulation approach to estimate wildfire activity, area burned, fine particulate emissions, air quality concentrations, health effects, and economic valuation of health effects, using established and novel methodologies. We find that climatic factors increase wildfire pollutant emissions by an average of 0.40% per year over the 2006–2100 period under Representative Concentration Pathway (RCP) 4.5 (lower emissions scenarios) and 0.71% per year for RCP8.5. As a consequence, spatially weighted wildfire PM\n              2.5\n              concentrations more than double for some climate model projections by the end of the 21st century. PM\n              2.5\n              exposure changes, combined with population projections, result in a wildfire PM2.5-related premature mortality excess burden in the 2090 RCP8.5 scenario that is roughly 3.5 times larger than in the baseline period. The combined effect of increased wildfire activity, population growth, and increase in the valuation of avoided risk of premature mortality over time results in a large increase in total economic impact of wildfire-related PM\n              2.5\n              mortality and morbidity in the continental US, from roughly $7 billion per year in the baseline period to roughly $36 billion per year in 2090 for RCP4.5, and $43 billion per year in RCP8.5. The climate effect alone accounts for a roughly 60% increase in wildfire PM2.5-related premature mortality in the RCP8.5 scenario, relative to baseline conditions.","container-title":"Environmental Research Letters","DOI":"10.1088/1748-9326/abe82b","ISSN":"1748-9326","issue":"3","journalAbbreviation":"Environ. Res. Lett.","language":"en","page":"035019","source":"DOI.org (Crossref)","title":"Estimating PM2.5-related premature mortality and morbidity associated with future wildfire emissions in the western US","volume":"16","author":[{"family":"Neumann","given":"James E"},{"family":"Amend","given":"Meredith"},{"family":"Anenberg","given":"Susan"},{"family":"Kinney","given":"Patrick L"},{"family":"Sarofim","given":"Marcus"},{"family":"Martinich","given":"Jeremy"},{"family":"Lukens","given":"Julia"},{"family":"Xu","given":"Jun-Wei"},{"family":"Roman","given":"Henry"}],"issued":{"date-parts":[["2021",3,1]]}}}],"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3</w:t>
      </w:r>
      <w:r w:rsidRPr="00905A17">
        <w:rPr>
          <w:rFonts w:cstheme="minorHAnsi"/>
          <w:sz w:val="22"/>
          <w:szCs w:val="22"/>
        </w:rPr>
        <w:fldChar w:fldCharType="end"/>
      </w:r>
      <w:r w:rsidRPr="00905A17">
        <w:rPr>
          <w:rFonts w:cstheme="minorHAnsi"/>
          <w:sz w:val="22"/>
          <w:szCs w:val="22"/>
        </w:rPr>
        <w:t xml:space="preserve"> Smoke PM2.5 is not just an issue for the </w:t>
      </w:r>
      <w:r w:rsidR="00AC5B2D">
        <w:rPr>
          <w:rFonts w:cstheme="minorHAnsi"/>
          <w:sz w:val="22"/>
          <w:szCs w:val="22"/>
        </w:rPr>
        <w:t>W</w:t>
      </w:r>
      <w:r w:rsidRPr="00905A17">
        <w:rPr>
          <w:rFonts w:cstheme="minorHAnsi"/>
          <w:sz w:val="22"/>
          <w:szCs w:val="22"/>
        </w:rPr>
        <w:t xml:space="preserve">estern US, as smoke plumes can extend far into the midwestern and eastern regions. Some projections estimate that up to three quarters of smoke-related mortality in the US is outside the </w:t>
      </w:r>
      <w:r w:rsidR="00AC5B2D">
        <w:rPr>
          <w:rFonts w:cstheme="minorHAnsi"/>
          <w:sz w:val="22"/>
          <w:szCs w:val="22"/>
        </w:rPr>
        <w:t>W</w:t>
      </w:r>
      <w:r w:rsidRPr="00905A17">
        <w:rPr>
          <w:rFonts w:cstheme="minorHAnsi"/>
          <w:sz w:val="22"/>
          <w:szCs w:val="22"/>
        </w:rPr>
        <w:t>est, in part due to differences in population density.</w:t>
      </w:r>
      <w:r w:rsidRPr="00905A17">
        <w:rPr>
          <w:rFonts w:cstheme="minorHAnsi"/>
          <w:sz w:val="22"/>
          <w:szCs w:val="22"/>
        </w:rPr>
        <w:fldChar w:fldCharType="begin"/>
      </w:r>
      <w:r w:rsidRPr="00905A17">
        <w:rPr>
          <w:rFonts w:cstheme="minorHAnsi"/>
          <w:sz w:val="22"/>
          <w:szCs w:val="22"/>
        </w:rPr>
        <w:instrText xml:space="preserve"> ADDIN ZOTERO_ITEM CSL_CITATION {"citationID":"Asg8WH12","properties":{"formattedCitation":"\\super 4\\nosupersub{}","plainCitation":"4","noteIndex":0},"citationItems":[{"id":177,"uris":["http://zotero.org/users/local/5kaUw5tp/items/L9XLG77X"],"itemData":{"id":177,"type":"article-journal","abstract":"As anthropogenic emissions continue to decline and emissions from landscape (wild, prescribed, and agricultural) fires increase across the coming century, the relative importance of landscape-fire smoke on air quality and health in the United States (US) will increase. Landscape fires are a large source of fine particulate matter (PM2.5), which has known negative impacts on human health. The seasonal and spatial distribution, particle composition, and co-emitted species in landscape-fire emissions are different from anthropogenic sources of PM2.5. The implications of landscape-fire emissions on the sub-national temporal and spatial distribution of health events and the relative health importance of specific pollutants within smoke are not well understood. We use a health impact assessment with observation-based smoke PM2.5 to determine the sub-national distribution of mortality and the subnational and sub-annual distribution of asthma morbidity attributable to US smoke PM2.5 from 2006 to 2018. We estimate disability-adjusted life years (DALYs) for PM2.5 and 18 gas-phase hazardous air pollutants (HAPs) in smoke. Although the majority of large landscape fires occur in the western US, we find the majority of mortality (74%) and asthma morbidity (on average 75% across 2006–2018) attributable to smoke PM2.5 occurs outside the West, due to higher population density in the East. Across the US, smoke-attributable asthma morbidity predominantly occurs in spring and summer. The number of DALYs associated with smoke PM2.5 is approximately three orders of magnitude higher than DALYs associated with gas-phase smoke HAPs. Our results indicate awareness and mitigation of landscape-fire smoke exposure is important across the US.","container-title":"GeoHealth","DOI":"10.1029/2021GH000457","ISSN":"2471-1403, 2471-1403","issue":"9","journalAbbreviation":"GeoHealth","language":"en","source":"DOI.org (Crossref)","title":"Estimated Mortality and Morbidity Attributable to Smoke Plumes in the United States: Not Just a Western US Problem","title-short":"Estimated Mortality and Morbidity Attributable to Smoke Plumes in the United States","URL":"https://onlinelibrary.wiley.com/doi/10.1029/2021GH000457","volume":"5","author":[{"family":"O’Dell","given":"Katelyn"},{"family":"Bilsback","given":"Kelsey"},{"family":"Ford","given":"Bonne"},{"family":"Martenies","given":"Sheena E."},{"family":"Magzamen","given":"Sheryl"},{"family":"Fischer","given":"Emily V."},{"family":"Pierce","given":"Jeffrey R."}],"accessed":{"date-parts":[["2023",4,5]]},"issued":{"date-parts":[["2021",9]]}}}],"schema":"https://github.com/citation-style-language/schema/raw/master/csl-citation.json"}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4</w:t>
      </w:r>
      <w:r w:rsidRPr="00905A17">
        <w:rPr>
          <w:rFonts w:cstheme="minorHAnsi"/>
          <w:sz w:val="22"/>
          <w:szCs w:val="22"/>
        </w:rPr>
        <w:fldChar w:fldCharType="end"/>
      </w:r>
    </w:p>
    <w:p w14:paraId="7C12A035" w14:textId="54FFC249" w:rsidR="002A3338" w:rsidRPr="00905A17" w:rsidRDefault="002A3338" w:rsidP="002A3338">
      <w:pPr>
        <w:spacing w:line="480" w:lineRule="auto"/>
        <w:ind w:firstLine="720"/>
        <w:rPr>
          <w:rFonts w:cstheme="minorHAnsi"/>
          <w:sz w:val="22"/>
          <w:szCs w:val="22"/>
        </w:rPr>
      </w:pPr>
      <w:r w:rsidRPr="00905A17">
        <w:rPr>
          <w:rFonts w:cstheme="minorHAnsi"/>
          <w:sz w:val="22"/>
          <w:szCs w:val="22"/>
        </w:rPr>
        <w:t>PM2.5 pollution has been robustly linked to a wide variety of negative health effects. Due to their small size, these particles are able to travel deeper into the lungs and enter the bloodstream, at which point they can cause inflammation, affect the cardiovascular system, and even affect the central nervous system after crossing the blood-brain barrier.</w:t>
      </w:r>
      <w:r w:rsidRPr="00905A17">
        <w:rPr>
          <w:rFonts w:cstheme="minorHAnsi"/>
          <w:sz w:val="22"/>
          <w:szCs w:val="22"/>
        </w:rPr>
        <w:fldChar w:fldCharType="begin"/>
      </w:r>
      <w:r w:rsidRPr="00905A17">
        <w:rPr>
          <w:rFonts w:cstheme="minorHAnsi"/>
          <w:sz w:val="22"/>
          <w:szCs w:val="22"/>
        </w:rPr>
        <w:instrText xml:space="preserve"> ADDIN ZOTERO_ITEM CSL_CITATION {"citationID":"BqJ9xEuG","properties":{"formattedCitation":"\\super 5\\nosupersub{}","plainCitation":"5","noteIndex":0},"citationItems":[{"id":229,"uris":["http://zotero.org/users/local/5kaUw5tp/items/I6CFZ5HA"],"itemData":{"id":229,"type":"article-journal","abstract":"PM2.5 particles in air pollution have been widely considered associated with respiratory and cardiovascular diseases. Recent studies have shown that PM2.5 can also cause central nervous system (CNS) diseases, including a variety of neurodegenerative diseases, such as Alzheimer's disease (AD). Activation of microglia in the central nervous system can lead to inﬂammatory and neurological damage. PM2.5 will reduce the methylation level of DNA and aﬀect epigenetics. PM2.5 enters the human body through a variety of pathways to have pathological eﬀects on CNS. For example, PM2.5 can destroy the integrity of the blood-brain barrier (BBB), so peripheral systemic inﬂammation easily crosses BBB and reaches CNS. The olfactory nerve is another way for PM2.5 particles to enter the brain. Surprisingly, PM2.5 can also enter the gastrointestinal tract, causing imbalances in the intestinal microecology to aﬀect central nervous system diseases. The current work collected and discuss the mechanisms of PM2.5-induced CNS damage and PM2.5-induced neurodegenerative diseases.","container-title":"Ecotoxicology and Environmental Safety","DOI":"10.1016/j.ecoenv.2019.02.086","ISSN":"01476513","journalAbbreviation":"Ecotoxicology and Environmental Safety","language":"en","page":"344-352","source":"DOI.org (Crossref)","title":"A review of the possible associations between ambient PM2.5 exposures and the development of Alzheimer's disease","volume":"174","author":[{"family":"Shou","given":"Yikai"},{"family":"Huang","given":"Yilu"},{"family":"Zhu","given":"Xiaozheng"},{"family":"Liu","given":"Cuiqing"},{"family":"Hu","given":"Yu"},{"family":"Wang","given":"Huanhuan"}],"issued":{"date-parts":[["2019",6]]}}}],"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5</w:t>
      </w:r>
      <w:r w:rsidRPr="00905A17">
        <w:rPr>
          <w:rFonts w:cstheme="minorHAnsi"/>
          <w:sz w:val="22"/>
          <w:szCs w:val="22"/>
        </w:rPr>
        <w:fldChar w:fldCharType="end"/>
      </w:r>
      <w:r w:rsidRPr="00905A17">
        <w:rPr>
          <w:rFonts w:cstheme="minorHAnsi"/>
          <w:sz w:val="22"/>
          <w:szCs w:val="22"/>
        </w:rPr>
        <w:t xml:space="preserve"> Demonstrated health impacts of ambient PM2.5 include asthma, reduced lung function, increased risk for respiratory infections, cardiovascular disease, diabetes, cancer, and premature mortality.</w:t>
      </w:r>
      <w:r w:rsidRPr="00905A17">
        <w:rPr>
          <w:rFonts w:cstheme="minorHAnsi"/>
          <w:sz w:val="22"/>
          <w:szCs w:val="22"/>
        </w:rPr>
        <w:fldChar w:fldCharType="begin"/>
      </w:r>
      <w:r w:rsidRPr="00905A17">
        <w:rPr>
          <w:rFonts w:cstheme="minorHAnsi"/>
          <w:sz w:val="22"/>
          <w:szCs w:val="22"/>
        </w:rPr>
        <w:instrText xml:space="preserve"> ADDIN ZOTERO_ITEM CSL_CITATION {"citationID":"H1OkdjEw","properties":{"formattedCitation":"\\super 6\\nosupersub{}","plainCitation":"6","noteIndex":0},"citationItems":[{"id":65,"uris":["http://zotero.org/users/local/5kaUw5tp/items/DUPMIWXA"],"itemData":{"id":65,"type":"article-journal","abstract":"Particulate matter (PM) is a key indicator of air pollution brought into the air by a variety of natural and human activities. As it can be suspended over long time and travel over long distances in the atmosphere, it can cause a wide range of diseases that lead to a signiﬁcant reduction of human life. The size of particles has been directly linked to their potential for causing health problems. Small particles of concern include “inhalable coarse particles” with a diameter of 2.5 to 10 μm and “ﬁne particles” smaller than 2.5 μm in diameter. As the source–effect relationship of PM remains unclear, it is not easy to deﬁne such effects from individual sources such as longrange transport of pollution. Because of the potent role of PM and its associated pollutants, detailed knowledge of their human health impacts is of primary importance. This paper summarizes the basic evidence on the health effects of particulate matter. An in-depth analysis is provided to address the implications for policy-makers so that more stringent strategies can be implemented to reduce air pollution and its health effects.","container-title":"Environment International","DOI":"10.1016/j.envint.2014.10.005","ISSN":"01604120","journalAbbreviation":"Environment International","language":"en","page":"136-143","source":"DOI.org (Crossref)","title":"A review on the human health impact of airborne particulate matter","volume":"74","author":[{"family":"Kim","given":"Ki-Hyun"},{"family":"Kabir","given":"Ehsanul"},{"family":"Kabir","given":"Shamin"}],"issued":{"date-parts":[["2015",1]]}}}],"schema":"https://github.com/citation-style-language/schema/raw/master/csl-citation.json"}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6</w:t>
      </w:r>
      <w:r w:rsidRPr="00905A17">
        <w:rPr>
          <w:rFonts w:cstheme="minorHAnsi"/>
          <w:sz w:val="22"/>
          <w:szCs w:val="22"/>
        </w:rPr>
        <w:fldChar w:fldCharType="end"/>
      </w:r>
      <w:r w:rsidRPr="00905A17">
        <w:rPr>
          <w:rFonts w:cstheme="minorHAnsi"/>
          <w:sz w:val="22"/>
          <w:szCs w:val="22"/>
          <w:vertAlign w:val="superscript"/>
        </w:rPr>
        <w:t>,</w:t>
      </w:r>
      <w:r w:rsidRPr="00905A17">
        <w:rPr>
          <w:rFonts w:cstheme="minorHAnsi"/>
          <w:sz w:val="22"/>
          <w:szCs w:val="22"/>
        </w:rPr>
        <w:fldChar w:fldCharType="begin"/>
      </w:r>
      <w:r w:rsidRPr="00905A17">
        <w:rPr>
          <w:rFonts w:cstheme="minorHAnsi"/>
          <w:sz w:val="22"/>
          <w:szCs w:val="22"/>
        </w:rPr>
        <w:instrText xml:space="preserve"> ADDIN ZOTERO_ITEM CSL_CITATION {"citationID":"BWWGRfyc","properties":{"formattedCitation":"\\super 7\\nosupersub{}","plainCitation":"7","noteIndex":0},"citationItems":[{"id":26,"uris":["http://zotero.org/users/local/5kaUw5tp/items/DD8UTEQ5"],"itemData":{"id":26,"type":"article-journal","abstract":"Background: Wildfire activity is predicted to increase in many parts of the world due to changes in temperature and precipitation patterns from global climate change. Wildfire smoke contains numerous hazardous air pollutants and many studies have documented population health effects from this exposure.\nObjectives: We aimed to assess the evidence of health effects from exposure to wildfire smoke and to identify susceptible populations.\nMethods: We reviewed the scientific literature for studies of wildfire smoke exposure on mortality and on respiratory, cardiovascular, mental, and perinatal health. Within those reviewed papers deemed to have minimal risk of bias, we assessed the coherence and consistency of findings. Discussion: Consistent evidence documents associations between wildfire smoke exposure and general respiratory health effects, specifically exacerbations of asthma and chronic obstructive pulmonary disease. Growing evidence suggests associations with increased risk of respiratory infections and all-cause mortality. Evidence for cardiovascular effects is mixed, but a few recent studies have reported associations for specific cardiovascular end points. Insufficient research exists to identify specific population subgroups that are more susceptible to wildfire smoke exposure.\nConclusions: Consistent evidence from a large number of studies indicates that wildfire smoke exposure is associated with respiratory morbidity with growing evidence supporting an association with all-cause mortality. More research is needed to clarify which causes of mortality may be associated with wildfire smoke, whether cardiovascular outcomes are associated with wildfire smoke, and if certain populations are more susceptible.","container-title":"Environmental Health Perspectives","DOI":"10.1289/ehp.1409277","ISSN":"0091-6765, 1552-9924","issue":"9","journalAbbreviation":"Environ Health Perspect","language":"en","page":"1334-1343","source":"DOI.org (Crossref)","title":"Critical Review of Health Impacts of Wildfire Smoke Exposure","volume":"124","author":[{"family":"Reid","given":"Colleen E."},{"family":"Brauer","given":"Michael"},{"family":"Johnston","given":"Fay H."},{"family":"Jerrett","given":"Michael"},{"family":"Balmes","given":"John R."},{"family":"Elliott","given":"Catherine T."}],"issued":{"date-parts":[["2016",9]]}}}],"schema":"https://github.com/citation-style-language/schema/raw/master/csl-citation.json"}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7</w:t>
      </w:r>
      <w:r w:rsidRPr="00905A17">
        <w:rPr>
          <w:rFonts w:cstheme="minorHAnsi"/>
          <w:sz w:val="22"/>
          <w:szCs w:val="22"/>
        </w:rPr>
        <w:fldChar w:fldCharType="end"/>
      </w:r>
      <w:r w:rsidRPr="00905A17">
        <w:rPr>
          <w:rFonts w:cstheme="minorHAnsi"/>
          <w:sz w:val="22"/>
          <w:szCs w:val="22"/>
        </w:rPr>
        <w:t xml:space="preserve"> PM2.5 associated with wildfire smoke is understudied compared to all-source PM2.5, and there is evidence that smoke-related PM2.5 may be particularly harmful, as several studies have examined the impact of both smoke and all-source PM2.5 on hospitalizations and found smoke PM2.5 to be associated with larger increases.</w:t>
      </w:r>
      <w:r w:rsidRPr="00905A17">
        <w:rPr>
          <w:rFonts w:cstheme="minorHAnsi"/>
          <w:sz w:val="22"/>
          <w:szCs w:val="22"/>
        </w:rPr>
        <w:fldChar w:fldCharType="begin"/>
      </w:r>
      <w:r w:rsidRPr="00905A17">
        <w:rPr>
          <w:rFonts w:cstheme="minorHAnsi"/>
          <w:sz w:val="22"/>
          <w:szCs w:val="22"/>
        </w:rPr>
        <w:instrText xml:space="preserve"> ADDIN ZOTERO_ITEM CSL_CITATION {"citationID":"7BHS0vaM","properties":{"formattedCitation":"\\super 8,9\\nosupersub{}","plainCitation":"8,9","noteIndex":0},"citationItems":[{"id":22,"uris":["http://zotero.org/users/local/5kaUw5tp/items/5MZSL5M8"],"itemData":{"id":22,"type":"article-journal","abstract":"Abstract\n            \n              Wildfires are becoming more frequent and destructive in a changing climate. Fine particulate matter, PM\n              2.5\n              , in wildfire smoke adversely impacts human health. Recent toxicological studies suggest that wildfire particulate matter may be more toxic than equal doses of ambient PM\n              2.5\n              . Air quality regulations however assume that the toxicity of PM\n              2.5\n              does not vary across different sources of emission. Assessing whether PM\n              2.5\n              from wildfires is more or less harmful than PM\n              2.5\n              from other sources is a pressing public health concern. Here, we isolate the wildfire-specific PM\n              2.5\n              using a series of statistical approaches and exposure definitions. We found increases in respiratory hospitalizations ranging from 1.3 to up to 10% with a 10 μg m\n              −3\n              increase in wildfire-specific PM\n              2.5\n              , compared to 0.67 to 1.3% associated with non-wildfire PM\n              2.5\n              . Our conclusions point to the need for air quality policies to consider the variability in PM\n              2.5\n              impacts on human health according to the sources of emission.","container-title":"Nature Communications","DOI":"10.1038/s41467-021-21708-0","ISSN":"2041-1723","issue":"1","journalAbbreviation":"Nat Commun","language":"en","page":"1493","source":"DOI.org (Crossref)","title":"Wildfire smoke impacts respiratory health more than fine particles from other sources: observational evidence from Southern California","title-short":"Wildfire smoke impacts respiratory health more than fine particles from other sources","volume":"12","author":[{"family":"Aguilera","given":"Rosana"},{"family":"Corringham","given":"Thomas"},{"family":"Gershunov","given":"Alexander"},{"family":"Benmarhnia","given":"Tarik"}],"issued":{"date-parts":[["2021",3,5]]}}},{"id":24,"uris":["http://zotero.org/users/local/5kaUw5tp/items/2UULQ6LS"],"itemData":{"id":24,"type":"article-journal","abstract":"Background—The health impacts of wildfire smoke, including fine particles (PM2.5), are not well understood and may differ from those of PM2.5 from other sources due to differences in concentrations and chemical composition.","container-title":"Epidemiology","DOI":"10.1097/EDE.0000000000000556","ISSN":"1044-3983","issue":"1","language":"en","page":"77-85","source":"DOI.org (Crossref)","title":"Wildfire-specific Fine Particulate Matter and Risk of Hospital Admissions in Urban and Rural Counties","volume":"28","author":[{"family":"Liu","given":"Jia Coco"},{"family":"Wilson","given":"Ander"},{"family":"Mickley","given":"Loretta J."},{"family":"Dominici","given":"Francesca"},{"family":"Ebisu","given":"Keita"},{"family":"Wang","given":"Yun"},{"family":"Sulprizio","given":"Melissa P."},{"family":"Peng","given":"Roger D."},{"family":"Yue","given":"Xu"},{"family":"Son","given":"Ji-Young"},{"family":"Anderson","given":"G. Brooke"},{"family":"Bell","given":"Michelle L."}],"issued":{"date-parts":[["2017",1]]}}}],"schema":"https://github.com/citation-style-language/schema/raw/master/csl-citation.json"}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8,9</w:t>
      </w:r>
      <w:r w:rsidRPr="00905A17">
        <w:rPr>
          <w:rFonts w:cstheme="minorHAnsi"/>
          <w:sz w:val="22"/>
          <w:szCs w:val="22"/>
        </w:rPr>
        <w:fldChar w:fldCharType="end"/>
      </w:r>
      <w:r w:rsidRPr="00905A17">
        <w:rPr>
          <w:rFonts w:cstheme="minorHAnsi"/>
          <w:sz w:val="22"/>
          <w:szCs w:val="22"/>
        </w:rPr>
        <w:t xml:space="preserve"> Aguilera et al. explain that this association could be due to wildfire smoke’s higher concentration of organic compounds compared to all-source PM2.5, which increases its ability to cause oxidative stress and inflammation.</w:t>
      </w:r>
      <w:r w:rsidRPr="00905A17">
        <w:rPr>
          <w:rFonts w:cstheme="minorHAnsi"/>
          <w:sz w:val="22"/>
          <w:szCs w:val="22"/>
        </w:rPr>
        <w:fldChar w:fldCharType="begin"/>
      </w:r>
      <w:r w:rsidRPr="00905A17">
        <w:rPr>
          <w:rFonts w:cstheme="minorHAnsi"/>
          <w:sz w:val="22"/>
          <w:szCs w:val="22"/>
        </w:rPr>
        <w:instrText xml:space="preserve"> ADDIN ZOTERO_ITEM CSL_CITATION {"citationID":"3wYqJ1GP","properties":{"formattedCitation":"\\super 8\\nosupersub{}","plainCitation":"8","noteIndex":0},"citationItems":[{"id":22,"uris":["http://zotero.org/users/local/5kaUw5tp/items/5MZSL5M8"],"itemData":{"id":22,"type":"article-journal","abstract":"Abstract\n            \n              Wildfires are becoming more frequent and destructive in a changing climate. Fine particulate matter, PM\n              2.5\n              , in wildfire smoke adversely impacts human health. Recent toxicological studies suggest that wildfire particulate matter may be more toxic than equal doses of ambient PM\n              2.5\n              . Air quality regulations however assume that the toxicity of PM\n              2.5\n              does not vary across different sources of emission. Assessing whether PM\n              2.5\n              from wildfires is more or less harmful than PM\n              2.5\n              from other sources is a pressing public health concern. Here, we isolate the wildfire-specific PM\n              2.5\n              using a series of statistical approaches and exposure definitions. We found increases in respiratory hospitalizations ranging from 1.3 to up to 10% with a 10 μg m\n              −3\n              increase in wildfire-specific PM\n              2.5\n              , compared to 0.67 to 1.3% associated with non-wildfire PM\n              2.5\n              . Our conclusions point to the need for air quality policies to consider the variability in PM\n              2.5\n              impacts on human health according to the sources of emission.","container-title":"Nature Communications","DOI":"10.1038/s41467-021-21708-0","ISSN":"2041-1723","issue":"1","journalAbbreviation":"Nat Commun","language":"en","page":"1493","source":"DOI.org (Crossref)","title":"Wildfire smoke impacts respiratory health more than fine particles from other sources: observational evidence from Southern California","title-short":"Wildfire smoke impacts respiratory health more than fine particles from other sources","volume":"12","author":[{"family":"Aguilera","given":"Rosana"},{"family":"Corringham","given":"Thomas"},{"family":"Gershunov","given":"Alexander"},{"family":"Benmarhnia","given":"Tarik"}],"issued":{"date-parts":[["2021",3,5]]}}}],"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8</w:t>
      </w:r>
      <w:r w:rsidRPr="00905A17">
        <w:rPr>
          <w:rFonts w:cstheme="minorHAnsi"/>
          <w:sz w:val="22"/>
          <w:szCs w:val="22"/>
        </w:rPr>
        <w:fldChar w:fldCharType="end"/>
      </w:r>
    </w:p>
    <w:p w14:paraId="7198F954" w14:textId="13F1267A" w:rsidR="002A3338" w:rsidRPr="00905A17" w:rsidRDefault="002A3338" w:rsidP="002A3338">
      <w:pPr>
        <w:spacing w:line="480" w:lineRule="auto"/>
        <w:ind w:firstLine="720"/>
        <w:rPr>
          <w:rFonts w:cstheme="minorHAnsi"/>
          <w:sz w:val="22"/>
          <w:szCs w:val="22"/>
        </w:rPr>
      </w:pPr>
      <w:r w:rsidRPr="00905A17">
        <w:rPr>
          <w:rFonts w:cstheme="minorHAnsi"/>
          <w:sz w:val="22"/>
          <w:szCs w:val="22"/>
        </w:rPr>
        <w:lastRenderedPageBreak/>
        <w:t xml:space="preserve">The health impacts of wildfire smoke PM2.5 have been understudied compared to all-source PM2.5. Given the possibility that smoke PM2.5 presents a different and perhaps heighted risk profile, and is an increasingly significant problem in the US, it is important to further investigate its effects. Several studies have looked at the impact of smoke PM2.5 on mortality by analyzing the effect of acute wildfire events on daily mortality. </w:t>
      </w:r>
      <w:proofErr w:type="spellStart"/>
      <w:r w:rsidRPr="00905A17">
        <w:rPr>
          <w:rFonts w:cstheme="minorHAnsi"/>
          <w:sz w:val="22"/>
          <w:szCs w:val="22"/>
        </w:rPr>
        <w:t>Jegasothy</w:t>
      </w:r>
      <w:proofErr w:type="spellEnd"/>
      <w:r w:rsidRPr="00905A17">
        <w:rPr>
          <w:rFonts w:cstheme="minorHAnsi"/>
          <w:sz w:val="22"/>
          <w:szCs w:val="22"/>
        </w:rPr>
        <w:t xml:space="preserve"> et al. and Morgan et al. both studied bushfire smoke PM in Sydney, Australia, at the daily level to find mixed results, as </w:t>
      </w:r>
      <w:proofErr w:type="spellStart"/>
      <w:r w:rsidRPr="00905A17">
        <w:rPr>
          <w:rFonts w:cstheme="minorHAnsi"/>
          <w:sz w:val="22"/>
          <w:szCs w:val="22"/>
        </w:rPr>
        <w:t>Jegasothy</w:t>
      </w:r>
      <w:proofErr w:type="spellEnd"/>
      <w:r w:rsidRPr="00905A17">
        <w:rPr>
          <w:rFonts w:cstheme="minorHAnsi"/>
          <w:sz w:val="22"/>
          <w:szCs w:val="22"/>
        </w:rPr>
        <w:t xml:space="preserve"> et al. reported a significant positive association in adults over the age of 65, while Morgan et al. did not find an association without mortality despite a significant positive association with hospitalizations.</w:t>
      </w:r>
      <w:r w:rsidRPr="00905A17">
        <w:rPr>
          <w:rFonts w:cstheme="minorHAnsi"/>
          <w:sz w:val="22"/>
          <w:szCs w:val="22"/>
        </w:rPr>
        <w:fldChar w:fldCharType="begin"/>
      </w:r>
      <w:r w:rsidRPr="00905A17">
        <w:rPr>
          <w:rFonts w:cstheme="minorHAnsi"/>
          <w:sz w:val="22"/>
          <w:szCs w:val="22"/>
        </w:rPr>
        <w:instrText xml:space="preserve"> ADDIN ZOTERO_ITEM CSL_CITATION {"citationID":"ftuZdk5S","properties":{"formattedCitation":"\\super 10,11\\nosupersub{}","plainCitation":"10,11","noteIndex":0},"citationItems":[{"id":39,"uris":["http://zotero.org/users/local/5kaUw5tp/items/6TNIF9B9"],"itemData":{"id":39,"type":"article-journal","abstract":"Background: Bushfire smoke is a major ongoing environmental hazard in Australia. In the summer of 2019–2020 smoke from an extreme bushfire event exposed large populations to high concentrations of particulate matter (PM) pollution. In this study we aimed to estimate the effect of bushfire-related PM of less than 2.5 μm in diameter (PM2.5) on the risk of mortality in Sydney, Australia from 2010 to 2020.\nMethods: We estimated concentrations of PM2.5 for three subregions of Sydney from measurements at monitoring stations using inverse-distance weighting and cross-referenced extreme days (95th percentile or above) with satellite imagery to determine if bushfire smoke was present. We then used a seasonal and trend decomposition method to estimate the Non-bushfire PM2.5 concentrations on those days. Daily PM2.5 concentrations above the Non-bushfire concentrations on bushfire smoke days were deemed to be Bushfire PM2.5. We used distributed-lag non-linear models to estimate the effect of Bushfire and Non-bushfire PM2.5 on daily counts of mortality with subanalyses by age. These models controlled for seasonal trends in mortality as well as daily temperature, day of week and public holidays.\nResults: Within the three subregions, between 110 and 134 days were identified as extreme bushfire smoke days within the subregions of Sydney. Bushfire-related PM2.5 ranged from 6.3 to 115.4 µg/m3. A 0 to 10 µg/m3 in­ crease in Bushfire PM2.5 was associated with a 3.2% (95% CI 0.3, 6.2%) increase in risk of all-cause death, cumulatively, in the 3 days following exposure. These effects were present in those aged 65 years and over, while no effect was observed in people under 65 years.\nConclusion: Bushfire PM2.5 exposure is associated with an increased risk of mortality, particularly in those over 65 years of age. This increase in risk was clearest at Bushfire PM2.5 concentrations up to 30 µg/m3 above background (Non-bushfire), with possible plateauing at higher concentrations of Bushfire PM2.5.","container-title":"Environment International","DOI":"10.1016/j.envint.2022.107684","ISSN":"01604120","journalAbbreviation":"Environment International","language":"en","page":"107684","source":"DOI.org (Crossref)","title":"Acute health effects of bushfire smoke on mortality in Sydney, Australia","volume":"171","author":[{"family":"Jegasothy","given":"Edward"},{"family":"Hanigan","given":"Ivan C."},{"family":"Van Buskirk","given":"Joe"},{"family":"Morgan","given":"Geoffrey G."},{"family":"Jalaludin","given":"Bin"},{"family":"Johnston","given":"Fay H."},{"family":"Guo","given":"Yuming"},{"family":"Broome","given":"Richard A."}],"issued":{"date-parts":[["2023",1]]}}},{"id":59,"uris":["http://zotero.org/users/local/5kaUw5tp/items/LWZB7RPM"],"itemData":{"id":59,"type":"article-journal","container-title":"Epidemiology","DOI":"10.1097/EDE.0b013e3181c15d5a","ISSN":"1044-3983","issue":"1","language":"en","page":"47-55","source":"DOI.org (Crossref)","title":"Effects of Bushfire Smoke on Daily Mortality and Hospital Admissions in Sydney, Australia","volume":"21","author":[{"family":"Morgan","given":"Geoffrey"},{"family":"Sheppeard","given":"Vicky"},{"family":"Khalaj","given":"Behnoosh"},{"family":"Ayyar","given":"Aarthi"},{"family":"Lincoln","given":"Doug"},{"family":"Jalaludin","given":"Bin"},{"family":"Beard","given":"John"},{"family":"Corbett","given":"Stephen"},{"family":"Lumley","given":"Thomas"}],"issued":{"date-parts":[["2010",1]]}}}],"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10,11</w:t>
      </w:r>
      <w:r w:rsidRPr="00905A17">
        <w:rPr>
          <w:rFonts w:cstheme="minorHAnsi"/>
          <w:sz w:val="22"/>
          <w:szCs w:val="22"/>
        </w:rPr>
        <w:fldChar w:fldCharType="end"/>
      </w:r>
      <w:r w:rsidRPr="00905A17">
        <w:rPr>
          <w:rFonts w:cstheme="minorHAnsi"/>
          <w:sz w:val="22"/>
          <w:szCs w:val="22"/>
        </w:rPr>
        <w:t xml:space="preserve"> Chen et al. and Ye et al. used similar approaches, both with daily data, to studying this association in other international contexts, and found significant, positive associations.</w:t>
      </w:r>
      <w:r w:rsidRPr="00905A17">
        <w:rPr>
          <w:rFonts w:cstheme="minorHAnsi"/>
          <w:sz w:val="22"/>
          <w:szCs w:val="22"/>
        </w:rPr>
        <w:fldChar w:fldCharType="begin"/>
      </w:r>
      <w:r w:rsidRPr="00905A17">
        <w:rPr>
          <w:rFonts w:cstheme="minorHAnsi"/>
          <w:sz w:val="22"/>
          <w:szCs w:val="22"/>
        </w:rPr>
        <w:instrText xml:space="preserve"> ADDIN ZOTERO_ITEM CSL_CITATION {"citationID":"wIjQJ6m4","properties":{"formattedCitation":"\\super 12,13\\nosupersub{}","plainCitation":"12,13","noteIndex":0},"citationItems":[{"id":32,"uris":["http://zotero.org/users/local/5kaUw5tp/items/H7GMQ5KJ"],"itemData":{"id":32,"type":"article-journal","abstract":"Background Many regions of the world are now facing more frequent and unprecedentedly large wildfires. However, the association between wildfire-related PM2·5 and mortality has not been well characterised. We aimed to comprehensively assess the association between short-term exposure to wildfire-related PM2·5 and mortality across various regions of the world.","container-title":"The Lancet Planetary Health","DOI":"10.1016/S2542-5196(21)00200-X","ISSN":"25425196","issue":"9","journalAbbreviation":"The Lancet Planetary Health","language":"en","page":"e579-e587","source":"DOI.org (Crossref)","title":"Mortality risk attributable to wildfire-related PM2·5 pollution: a global time series study in 749 locations","title-short":"Mortality risk attributable to wildfire-related PM2·5 pollution","volume":"5","author":[{"family":"Chen","given":"Gongbo"},{"family":"Guo","given":"Yuming"},{"family":"Yue","given":"Xu"},{"family":"Tong","given":"Shilu"},{"family":"Gasparrini","given":"Antonio"},{"family":"Bell","given":"Michelle L"},{"family":"Armstrong","given":"Ben"},{"family":"Schwartz","given":"Joel"},{"family":"Jaakkola","given":"Jouni J K"},{"family":"Zanobetti","given":"Antonella"},{"family":"Lavigne","given":"Eric"},{"family":"Nascimento Saldiva","given":"Paulo Hilario"},{"family":"Kan","given":"Haidong"},{"family":"Royé","given":"Dominic"},{"family":"Milojevic","given":"Ai"},{"family":"Overcenco","given":"Ala"},{"family":"Urban","given":"Aleš"},{"family":"Schneider","given":"Alexandra"},{"family":"Entezari","given":"Alireza"},{"family":"Vicedo-Cabrera","given":"Ana Maria"},{"family":"Zeka","given":"Ariana"},{"family":"Tobias","given":"Aurelio"},{"family":"Nunes","given":"Baltazar"},{"family":"Alahmad","given":"Barrak"},{"family":"Forsberg","given":"Bertil"},{"family":"Pan","given":"Shih-Chun"},{"family":"Íñiguez","given":"Carmen"},{"family":"Ameling","given":"Caroline"},{"family":"De la Cruz Valencia","given":"César"},{"family":"Åström","given":"Christofer"},{"family":"Houthuijs","given":"Danny"},{"family":"Van Dung","given":"Do"},{"family":"Samoli","given":"Evangelia"},{"family":"Mayvaneh","given":"Fatemeh"},{"family":"Sera","given":"Francesco"},{"family":"Carrasco-Escobar","given":"Gabriel"},{"family":"Lei","given":"Yadong"},{"family":"Orru","given":"Hans"},{"family":"Kim","given":"Ho"},{"family":"Holobaca","given":"Iulian-Horia"},{"family":"Kyselý","given":"Jan"},{"family":"Teixeira","given":"João Paulo"},{"family":"Madureira","given":"Joana"},{"family":"Katsouyanni","given":"Klea"},{"family":"Hurtado-Díaz","given":"Magali"},{"family":"Maasikmets","given":"Marek"},{"family":"Ragettli","given":"Martina S"},{"family":"Hashizume","given":"Masahiro"},{"family":"Stafoggia","given":"Massimo"},{"family":"Pascal","given":"Mathilde"},{"family":"Scortichini","given":"Matteo"},{"family":"Sousa Zanotti Stagliorio Coêlho","given":"Micheline","non-dropping-particle":"de"},{"family":"Valdés Ortega","given":"Nicolás"},{"family":"Ryti","given":"Niilo R I"},{"family":"Scovronick","given":"Noah"},{"family":"Matus","given":"Patricia"},{"family":"Goodman","given":"Patrick"},{"family":"Garland","given":"Rebecca M"},{"family":"Abrutzky","given":"Rosana"},{"family":"Garcia","given":"Samuel Osorio"},{"family":"Rao","given":"Shilpa"},{"family":"Fratianni","given":"Simona"},{"family":"Dang","given":"Tran Ngoc"},{"family":"Colistro","given":"Valentina"},{"family":"Huber","given":"Veronika"},{"family":"Lee","given":"Whanhee"},{"family":"Seposo","given":"Xerxes"},{"family":"Honda","given":"Yasushi"},{"family":"Guo","given":"Yue Leon"},{"family":"Ye","given":"Tingting"},{"family":"Yu","given":"Wenhua"},{"family":"Abramson","given":"Michael J"},{"family":"Samet","given":"Jonathan M"},{"family":"Li","given":"Shanshan"}],"issued":{"date-parts":[["2021",9]]}}},{"id":36,"uris":["http://zotero.org/users/local/5kaUw5tp/items/X3JLVT8E"],"itemData":{"id":36,"type":"article-journal","abstract":"Abstract\n            \n              To assess mortality risks and burdens associated with short-term exposure to wildfire-related fine particulate matter with diameter ≤ 2.5 μm (PM\n              2.5\n              ), we collect daily mortality data from 2000 to 2016 for 510 immediate regions in Brazil, the most wildfire-prone area. We integrate data from multiple sources with a chemical transport model at the global scale to isolate daily concentrations of wildfire-related PM\n              2.5\n              at a 0.25 × 0.25 resolution. With a two-stage time-series approach, we estimate (i) an increase of 3.1% (95% confidence interval [CI]: 2.4, 3.9%) in all-cause mortality, 2.6% (95%CI: 1.5, 3.8%) in cardiovascular mortality, and 7.7% (95%CI: 5.9, 9.5) in respiratory mortality over 0–14 days with each 10 μg/m\n              3\n              increase in daily wildfire-related PM\n              2.5\n              ; (ii) 0.65% of all-cause, 0.56% of cardiovascular, and 1.60% of respiratory mortality attributable to acute exposure to wildfire-related PM\n              2.5\n              , corresponding to 121,351 all-cause deaths, 29,510 cardiovascular deaths, and 31,287 respiratory deaths during the study period. In this study, we find stronger associations in females and adults aged ≥ 60 years, and geographic difference in the mortality risks and burdens.","container-title":"Nature Communications","DOI":"10.1038/s41467-022-35326-x","ISSN":"2041-1723","issue":"1","journalAbbreviation":"Nat Commun","language":"en","page":"7651","source":"DOI.org (Crossref)","title":"Short-term exposure to wildfire-related PM2.5 increases mortality risks and burdens in Brazil","volume":"13","author":[{"family":"Ye","given":"Tingting"},{"family":"Xu","given":"Rongbin"},{"family":"Yue","given":"Xu"},{"family":"Chen","given":"Gongbo"},{"family":"Yu","given":"Pei"},{"family":"Coêlho","given":"Micheline S. Z. S."},{"family":"Saldiva","given":"Paulo H. N."},{"family":"Abramson","given":"Michael J."},{"family":"Guo","given":"Yuming"},{"family":"Li","given":"Shanshan"}],"issued":{"date-parts":[["2022",12,10]]}}}],"schema":"https://github.com/citation-style-language/schema/raw/master/csl-citation.json"}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12,13</w:t>
      </w:r>
      <w:r w:rsidRPr="00905A17">
        <w:rPr>
          <w:rFonts w:cstheme="minorHAnsi"/>
          <w:sz w:val="22"/>
          <w:szCs w:val="22"/>
        </w:rPr>
        <w:fldChar w:fldCharType="end"/>
      </w:r>
      <w:r w:rsidRPr="00905A17">
        <w:rPr>
          <w:rFonts w:cstheme="minorHAnsi"/>
          <w:sz w:val="22"/>
          <w:szCs w:val="22"/>
        </w:rPr>
        <w:t xml:space="preserve"> To our knowledge, no </w:t>
      </w:r>
      <w:r w:rsidR="0049025E">
        <w:rPr>
          <w:rFonts w:cstheme="minorHAnsi"/>
          <w:sz w:val="22"/>
          <w:szCs w:val="22"/>
        </w:rPr>
        <w:t>peer-reviewed</w:t>
      </w:r>
      <w:r w:rsidRPr="00905A17">
        <w:rPr>
          <w:rFonts w:cstheme="minorHAnsi"/>
          <w:sz w:val="22"/>
          <w:szCs w:val="22"/>
        </w:rPr>
        <w:t xml:space="preserve"> papers have studied this relationship at the monthly or yearly level. Compared to the daily level, this wider temporal lens captures medium- and long-term exposures, </w:t>
      </w:r>
      <w:r w:rsidR="009038A3">
        <w:rPr>
          <w:rFonts w:cstheme="minorHAnsi"/>
          <w:sz w:val="22"/>
          <w:szCs w:val="22"/>
        </w:rPr>
        <w:t>minimizes</w:t>
      </w:r>
      <w:r w:rsidRPr="00905A17">
        <w:rPr>
          <w:rFonts w:cstheme="minorHAnsi"/>
          <w:sz w:val="22"/>
          <w:szCs w:val="22"/>
        </w:rPr>
        <w:t xml:space="preserve"> concerns around displacement (i.e. smoke days precipitating deaths that would have occurred shortly after, instead of causing deaths in individuals who would have otherwise lived), and perhaps most importantly, provide a template for further research studies that can are more accessible to run given the relative simplicity of accessing less granular data compared to daily-level statistics.</w:t>
      </w:r>
    </w:p>
    <w:p w14:paraId="14A1F0E6" w14:textId="0858E4EC" w:rsidR="002A3338" w:rsidRPr="00905A17" w:rsidRDefault="002A3338" w:rsidP="002A3338">
      <w:pPr>
        <w:spacing w:line="480" w:lineRule="auto"/>
        <w:ind w:firstLine="720"/>
        <w:rPr>
          <w:rFonts w:cstheme="minorHAnsi"/>
          <w:sz w:val="22"/>
          <w:szCs w:val="22"/>
        </w:rPr>
      </w:pPr>
      <w:proofErr w:type="gramStart"/>
      <w:r w:rsidRPr="00905A17">
        <w:rPr>
          <w:rFonts w:cstheme="minorHAnsi"/>
          <w:sz w:val="22"/>
          <w:szCs w:val="22"/>
        </w:rPr>
        <w:t>A number of</w:t>
      </w:r>
      <w:proofErr w:type="gramEnd"/>
      <w:r w:rsidRPr="00905A17">
        <w:rPr>
          <w:rFonts w:cstheme="minorHAnsi"/>
          <w:sz w:val="22"/>
          <w:szCs w:val="22"/>
        </w:rPr>
        <w:t xml:space="preserve"> papers, summarized in Table 1, have used this ecological approach to studying the effect of all-source PM2.5 on mortality. In brief, this approach involves using PM data aggregated to the geographic unit level through area- or population-weighting, using annual instead of daily outcome data, and utilizing an analytic strategy based on a </w:t>
      </w:r>
      <w:r w:rsidR="004F6AF4">
        <w:rPr>
          <w:rFonts w:cstheme="minorHAnsi"/>
          <w:sz w:val="22"/>
          <w:szCs w:val="22"/>
        </w:rPr>
        <w:t>quasi-</w:t>
      </w:r>
      <w:r w:rsidRPr="00905A17">
        <w:rPr>
          <w:rFonts w:cstheme="minorHAnsi"/>
          <w:sz w:val="22"/>
          <w:szCs w:val="22"/>
        </w:rPr>
        <w:t>Poisson regression with two-way fixed effects (TWFE) for geographic unit and year. Many other studies in this space use concentration response functions (CRFs), which are based on previous literature that directly estimate the statistical association between air pollution and health, to extrapolate from existing data and calculate the societal impact of air pollution in terms of mortality and economic cost, among other metrics.</w:t>
      </w:r>
      <w:r w:rsidRPr="00905A17">
        <w:rPr>
          <w:rFonts w:cstheme="minorHAnsi"/>
          <w:sz w:val="22"/>
          <w:szCs w:val="22"/>
        </w:rPr>
        <w:fldChar w:fldCharType="begin"/>
      </w:r>
      <w:r w:rsidRPr="00905A17">
        <w:rPr>
          <w:rFonts w:cstheme="minorHAnsi"/>
          <w:sz w:val="22"/>
          <w:szCs w:val="22"/>
        </w:rPr>
        <w:instrText xml:space="preserve"> ADDIN ZOTERO_ITEM CSL_CITATION {"citationID":"2tvfHYDW","properties":{"formattedCitation":"\\super 14,15\\nosupersub{}","plainCitation":"14,15","noteIndex":0},"citationItems":[{"id":196,"uris":["http://zotero.org/users/local/5kaUw5tp/items/WV4V8MDL"],"itemData":{"id":196,"type":"article-journal","container-title":"Science of The Total Environment","DOI":"10.1016/j.scitotenv.2020.138506","ISSN":"00489697","journalAbbreviation":"Science of The Total Environment","language":"en","page":"138506","source":"DOI.org (Crossref)","title":"Health impact analysis of PM2.5 from wildfire smoke in Canada (2013–2015, 2017–2018)","volume":"725","author":[{"family":"Matz","given":"Carlyn J."},{"family":"Egyed","given":"Marika"},{"family":"Xi","given":"Guoliang"},{"family":"Racine","given":"Jacinthe"},{"family":"Pavlovic","given":"Radenko"},{"family":"Rittmaster","given":"Robyn"},{"family":"Henderson","given":"Sarah B."},{"family":"Stieb","given":"David M."}],"issued":{"date-parts":[["2020",7]]}}},{"id":40,"uris":["http://zotero.org/users/local/5kaUw5tp/items/67U8J6MY"],"itemData":{"id":40,"type":"article-journal","container-title":"Nature Sustainability","DOI":"10.1038/s41893-020-00610-5","ISSN":"2398-9629","issue":"1","journalAbbreviation":"Nat Sustain","language":"en","page":"42-47","source":"DOI.org (Crossref)","title":"Unprecedented health costs of smoke-related PM2.5 from the 2019–20 Australian megafires","volume":"4","author":[{"family":"Johnston","given":"Fay H."},{"family":"Borchers-Arriagada","given":"Nicolas"},{"family":"Morgan","given":"Geoffrey G."},{"family":"Jalaludin","given":"Bin"},{"family":"Palmer","given":"Andrew J."},{"family":"Williamson","given":"Grant J."},{"family":"Bowman","given":"David M. J. S."}],"issued":{"date-parts":[["2020",9,21]]}}}],"schema":"https://github.com/citation-style-language/schema/raw/master/csl-citation.json"}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14,15</w:t>
      </w:r>
      <w:r w:rsidRPr="00905A17">
        <w:rPr>
          <w:rFonts w:cstheme="minorHAnsi"/>
          <w:sz w:val="22"/>
          <w:szCs w:val="22"/>
        </w:rPr>
        <w:fldChar w:fldCharType="end"/>
      </w:r>
      <w:r w:rsidRPr="00905A17">
        <w:rPr>
          <w:rFonts w:cstheme="minorHAnsi"/>
          <w:sz w:val="22"/>
          <w:szCs w:val="22"/>
          <w:vertAlign w:val="superscript"/>
        </w:rPr>
        <w:t>,</w:t>
      </w:r>
      <w:r w:rsidRPr="00905A17">
        <w:rPr>
          <w:rFonts w:cstheme="minorHAnsi"/>
          <w:sz w:val="22"/>
          <w:szCs w:val="22"/>
        </w:rPr>
        <w:fldChar w:fldCharType="begin"/>
      </w:r>
      <w:r w:rsidRPr="00905A17">
        <w:rPr>
          <w:rFonts w:cstheme="minorHAnsi"/>
          <w:sz w:val="22"/>
          <w:szCs w:val="22"/>
        </w:rPr>
        <w:instrText xml:space="preserve"> ADDIN ZOTERO_ITEM CSL_CITATION {"citationID":"syJMTRgo","properties":{"formattedCitation":"\\super 16\\nosupersub{}","plainCitation":"16","noteIndex":0},"citationItems":[{"id":61,"uris":["http://zotero.org/users/local/5kaUw5tp/items/SEP6YSG2"],"itemData":{"id":61,"type":"article-journal","abstract":"Introduction: Wildland ﬁres degrade air quality and adversely affect human health. A growing body of epidemiology literature reports increased rates of emergency departments, hospital admissions and premature deaths from wildﬁre smoke exposure.","container-title":"Science of The Total Environment","DOI":"10.1016/j.scitotenv.2017.08.024","ISSN":"00489697","journalAbbreviation":"Science of The Total Environment","language":"en","page":"802-809","source":"DOI.org (Crossref)","title":"The health impacts and economic value of wildland fire episodes in the U.S.: 2008–2012","title-short":"The health impacts and economic value of wildland fire episodes in the U.S.","volume":"610-611","author":[{"family":"Fann","given":"Neal"},{"family":"Alman","given":"Breanna"},{"family":"Broome","given":"Richard A."},{"family":"Morgan","given":"Geoffrey G."},{"family":"Johnston","given":"Fay H."},{"family":"Pouliot","given":"George"},{"family":"Rappold","given":"Ana G."}],"issued":{"date-parts":[["2018",1]]}}}],"schema":"https://github.com/citation-style-language/schema/raw/master/csl-citation.json"}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16</w:t>
      </w:r>
      <w:r w:rsidRPr="00905A17">
        <w:rPr>
          <w:rFonts w:cstheme="minorHAnsi"/>
          <w:sz w:val="22"/>
          <w:szCs w:val="22"/>
        </w:rPr>
        <w:fldChar w:fldCharType="end"/>
      </w:r>
      <w:r w:rsidRPr="00905A17">
        <w:rPr>
          <w:rFonts w:cstheme="minorHAnsi"/>
          <w:sz w:val="22"/>
          <w:szCs w:val="22"/>
        </w:rPr>
        <w:t xml:space="preserve"> Those studies are not </w:t>
      </w:r>
      <w:r w:rsidRPr="00905A17">
        <w:rPr>
          <w:rFonts w:cstheme="minorHAnsi"/>
          <w:sz w:val="22"/>
          <w:szCs w:val="22"/>
        </w:rPr>
        <w:lastRenderedPageBreak/>
        <w:t>fundamentally comparable, though they rely on this type of research and are an important way this research can contribute to the field.</w:t>
      </w:r>
    </w:p>
    <w:p w14:paraId="23A351E4" w14:textId="3B84A963" w:rsidR="002A3338" w:rsidRPr="00905A17" w:rsidRDefault="002A3338" w:rsidP="002A3338">
      <w:pPr>
        <w:spacing w:line="480" w:lineRule="auto"/>
        <w:ind w:firstLine="720"/>
        <w:rPr>
          <w:rFonts w:cstheme="minorHAnsi"/>
          <w:sz w:val="22"/>
          <w:szCs w:val="22"/>
        </w:rPr>
      </w:pPr>
      <w:commentRangeStart w:id="5"/>
      <w:r w:rsidRPr="00905A17">
        <w:rPr>
          <w:rFonts w:cstheme="minorHAnsi"/>
          <w:sz w:val="22"/>
          <w:szCs w:val="22"/>
        </w:rPr>
        <w:t xml:space="preserve">TWFE </w:t>
      </w:r>
      <w:commentRangeEnd w:id="5"/>
      <w:r w:rsidR="006D73F2">
        <w:rPr>
          <w:rStyle w:val="CommentReference"/>
        </w:rPr>
        <w:commentReference w:id="5"/>
      </w:r>
      <w:r w:rsidRPr="00905A17">
        <w:rPr>
          <w:rFonts w:cstheme="minorHAnsi"/>
          <w:sz w:val="22"/>
          <w:szCs w:val="22"/>
        </w:rPr>
        <w:t>models are a traditionally econometric approach that have increasingly been applied in environmental and social epidemiology.</w:t>
      </w:r>
      <w:r w:rsidRPr="00905A17">
        <w:rPr>
          <w:rFonts w:cstheme="minorHAnsi"/>
          <w:sz w:val="22"/>
          <w:szCs w:val="22"/>
        </w:rPr>
        <w:fldChar w:fldCharType="begin"/>
      </w:r>
      <w:r w:rsidRPr="00905A17">
        <w:rPr>
          <w:rFonts w:cstheme="minorHAnsi"/>
          <w:sz w:val="22"/>
          <w:szCs w:val="22"/>
        </w:rPr>
        <w:instrText xml:space="preserve"> ADDIN ZOTERO_ITEM CSL_CITATION {"citationID":"xNGRVrh7","properties":{"formattedCitation":"\\super 17\\nosupersub{}","plainCitation":"17","noteIndex":0},"citationItems":[{"id":63,"uris":["http://zotero.org/users/local/5kaUw5tp/items/FFQYBKRA"],"itemData":{"id":63,"type":"article-journal","language":"en","source":"Zotero","title":"FIXED EFFECTS AND DIFFERENCE-IN-DIFFERENCES","author":[{"family":"Strumpf","given":"Erin C"},{"family":"Harper","given":"Sam"},{"family":"Kaufman","given":"Jay S"}]}}],"schema":"https://github.com/citation-style-language/schema/raw/master/csl-citation.json"}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17</w:t>
      </w:r>
      <w:r w:rsidRPr="00905A17">
        <w:rPr>
          <w:rFonts w:cstheme="minorHAnsi"/>
          <w:sz w:val="22"/>
          <w:szCs w:val="22"/>
        </w:rPr>
        <w:fldChar w:fldCharType="end"/>
      </w:r>
      <w:r w:rsidRPr="00905A17">
        <w:rPr>
          <w:rFonts w:cstheme="minorHAnsi"/>
          <w:sz w:val="22"/>
          <w:szCs w:val="22"/>
        </w:rPr>
        <w:t xml:space="preserve"> These models compare each </w:t>
      </w:r>
      <w:ins w:id="6" w:author="Mathew Kiang" w:date="2023-04-20T09:40:00Z">
        <w:r w:rsidR="007E64BC">
          <w:rPr>
            <w:rFonts w:cstheme="minorHAnsi"/>
            <w:sz w:val="22"/>
            <w:szCs w:val="22"/>
          </w:rPr>
          <w:t xml:space="preserve">group (in this case, </w:t>
        </w:r>
      </w:ins>
      <w:r w:rsidRPr="00905A17">
        <w:rPr>
          <w:rFonts w:cstheme="minorHAnsi"/>
          <w:sz w:val="22"/>
          <w:szCs w:val="22"/>
        </w:rPr>
        <w:t>geographic unit</w:t>
      </w:r>
      <w:ins w:id="7" w:author="Mathew Kiang" w:date="2023-04-20T09:40:00Z">
        <w:r w:rsidR="007E64BC">
          <w:rPr>
            <w:rFonts w:cstheme="minorHAnsi"/>
            <w:sz w:val="22"/>
            <w:szCs w:val="22"/>
          </w:rPr>
          <w:t>)</w:t>
        </w:r>
      </w:ins>
      <w:r w:rsidRPr="00905A17">
        <w:rPr>
          <w:rFonts w:cstheme="minorHAnsi"/>
          <w:sz w:val="22"/>
          <w:szCs w:val="22"/>
        </w:rPr>
        <w:t xml:space="preserve"> to itself across multiple years (achieved by the </w:t>
      </w:r>
      <w:commentRangeStart w:id="8"/>
      <w:r w:rsidRPr="00905A17">
        <w:rPr>
          <w:rFonts w:cstheme="minorHAnsi"/>
          <w:sz w:val="22"/>
          <w:szCs w:val="22"/>
        </w:rPr>
        <w:t>spatial FE</w:t>
      </w:r>
      <w:commentRangeEnd w:id="8"/>
      <w:r w:rsidR="007E64BC">
        <w:rPr>
          <w:rStyle w:val="CommentReference"/>
        </w:rPr>
        <w:commentReference w:id="8"/>
      </w:r>
      <w:r w:rsidRPr="00905A17">
        <w:rPr>
          <w:rFonts w:cstheme="minorHAnsi"/>
          <w:sz w:val="22"/>
          <w:szCs w:val="22"/>
        </w:rPr>
        <w:t xml:space="preserve">), adjusting for secular trends (the time FE), and therefore are hypothetically able to adjust for both </w:t>
      </w:r>
      <w:ins w:id="9" w:author="Mathew Kiang" w:date="2023-04-20T09:33:00Z">
        <w:r w:rsidR="007E64BC">
          <w:rPr>
            <w:rFonts w:cstheme="minorHAnsi"/>
            <w:sz w:val="22"/>
            <w:szCs w:val="22"/>
          </w:rPr>
          <w:t xml:space="preserve">unit-level </w:t>
        </w:r>
      </w:ins>
      <w:r w:rsidRPr="00905A17">
        <w:rPr>
          <w:rFonts w:cstheme="minorHAnsi"/>
          <w:sz w:val="22"/>
          <w:szCs w:val="22"/>
        </w:rPr>
        <w:t>observable and unobservable confounders</w:t>
      </w:r>
      <w:ins w:id="10" w:author="Mathew Kiang" w:date="2023-04-20T09:33:00Z">
        <w:r w:rsidR="007E64BC">
          <w:rPr>
            <w:rFonts w:cstheme="minorHAnsi"/>
            <w:sz w:val="22"/>
            <w:szCs w:val="22"/>
          </w:rPr>
          <w:t xml:space="preserve"> that may be time-varying or time-invariant</w:t>
        </w:r>
      </w:ins>
      <w:r w:rsidRPr="00905A17">
        <w:rPr>
          <w:rFonts w:cstheme="minorHAnsi"/>
          <w:sz w:val="22"/>
          <w:szCs w:val="22"/>
        </w:rPr>
        <w:t xml:space="preserve">. As a result, they are thought to produce more plausibly causal estimates than traditional models that rely on </w:t>
      </w:r>
      <w:del w:id="11" w:author="Mathew Kiang" w:date="2023-04-20T09:33:00Z">
        <w:r w:rsidRPr="00905A17" w:rsidDel="007E64BC">
          <w:rPr>
            <w:rFonts w:cstheme="minorHAnsi"/>
            <w:sz w:val="22"/>
            <w:szCs w:val="22"/>
          </w:rPr>
          <w:delText xml:space="preserve">direct </w:delText>
        </w:r>
      </w:del>
      <w:ins w:id="12" w:author="Mathew Kiang" w:date="2023-04-20T09:33:00Z">
        <w:r w:rsidR="007E64BC">
          <w:rPr>
            <w:rFonts w:cstheme="minorHAnsi"/>
            <w:sz w:val="22"/>
            <w:szCs w:val="22"/>
          </w:rPr>
          <w:t>total</w:t>
        </w:r>
        <w:r w:rsidR="007E64BC" w:rsidRPr="00905A17">
          <w:rPr>
            <w:rFonts w:cstheme="minorHAnsi"/>
            <w:sz w:val="22"/>
            <w:szCs w:val="22"/>
          </w:rPr>
          <w:t xml:space="preserve"> </w:t>
        </w:r>
      </w:ins>
      <w:r w:rsidRPr="00905A17">
        <w:rPr>
          <w:rFonts w:cstheme="minorHAnsi"/>
          <w:sz w:val="22"/>
          <w:szCs w:val="22"/>
        </w:rPr>
        <w:t>confounder adjustment.</w:t>
      </w:r>
    </w:p>
    <w:p w14:paraId="4B89635B" w14:textId="34FC58D1" w:rsidR="002A3338" w:rsidRPr="00905A17" w:rsidRDefault="002A3338" w:rsidP="002A3338">
      <w:pPr>
        <w:spacing w:line="480" w:lineRule="auto"/>
        <w:ind w:firstLine="720"/>
        <w:rPr>
          <w:rFonts w:cstheme="minorHAnsi"/>
          <w:sz w:val="22"/>
          <w:szCs w:val="22"/>
        </w:rPr>
      </w:pPr>
      <w:r w:rsidRPr="00905A17">
        <w:rPr>
          <w:rFonts w:cstheme="minorHAnsi"/>
          <w:sz w:val="22"/>
          <w:szCs w:val="22"/>
        </w:rPr>
        <w:t xml:space="preserve">Included in Table 1 is Wang et al., who applied a modified </w:t>
      </w:r>
      <w:commentRangeStart w:id="13"/>
      <w:r w:rsidRPr="00905A17">
        <w:rPr>
          <w:rFonts w:cstheme="minorHAnsi"/>
          <w:sz w:val="22"/>
          <w:szCs w:val="22"/>
        </w:rPr>
        <w:t xml:space="preserve">differences-in-differences </w:t>
      </w:r>
      <w:commentRangeEnd w:id="13"/>
      <w:r w:rsidR="005A3C58">
        <w:rPr>
          <w:rStyle w:val="CommentReference"/>
        </w:rPr>
        <w:commentReference w:id="13"/>
      </w:r>
      <w:r w:rsidRPr="00905A17">
        <w:rPr>
          <w:rFonts w:cstheme="minorHAnsi"/>
          <w:sz w:val="22"/>
          <w:szCs w:val="22"/>
        </w:rPr>
        <w:t>design to studying the effect of annual PM2.5 on mortality at the census tract level in New Jersey, and clearly explained this analytic approach.</w:t>
      </w:r>
      <w:r w:rsidRPr="00905A17">
        <w:rPr>
          <w:rFonts w:cstheme="minorHAnsi"/>
          <w:sz w:val="22"/>
          <w:szCs w:val="22"/>
        </w:rPr>
        <w:fldChar w:fldCharType="begin"/>
      </w:r>
      <w:r w:rsidRPr="00905A17">
        <w:rPr>
          <w:rFonts w:cstheme="minorHAnsi"/>
          <w:sz w:val="22"/>
          <w:szCs w:val="22"/>
        </w:rPr>
        <w:instrText xml:space="preserve"> ADDIN ZOTERO_ITEM CSL_CITATION {"citationID":"CXzE2Tz4","properties":{"formattedCitation":"\\super 18\\nosupersub{}","plainCitation":"18","noteIndex":0},"citationItems":[{"id":216,"uris":["http://zotero.org/users/local/5kaUw5tp/items/EFZ73HTM"],"itemData":{"id":216,"type":"article-journal","abstract":"Background: Many studies have reported the associations between long-term exposure to PM2.5 and increased risk of death. However, to our knowledge, none has used a causal modeling approach or controlled for long-term temperature exposure, and few have used a general population sample.\nObjective: We estimated the causal effects of long-term PM2.5 exposure on mortality and tested the effect modifications by seasonal temperatures, census tract–level socioeconomic variables, and county-level health conditions.\nMethods: We applied a variant of the difference-in-differences approach, which serves to approximate random assignment of exposure across the population and hence estimate a causal effect. Specifically, we estimated the association between long-term exposure to PM2.5 and mortality while controlling for geographical differences using dummy variables for each census tract in New Jersey, a state-wide time trend using dummy variables for each year from 2004 to 2009, and mean summer and winter temperatures for each tract in each year. This approach assumed that no variable changing differentially over time across space other than seasonal temperatures confounded the association.\nResults: For each interquartile range (2 μg/m3) increase in annual PM2.5, there was a 3.0% [95% confidence interval (CI): 0.2, 5.9%] increase in all natural-cause mortality for the whole population, with similar results for people &gt; 65 years old [3.5% (95% CI: 0.1, 6.9%)] and people ≤ 65 years old [3.1% (95% CI: –1.8, 8.2%)]. The mean summer temperature and the mean winter temperature in a census tract significantly modified the effects of long-term exposure to PM2.5 on mortality. We observed a higher percentage increase in mortality associated with PM2.5 in census tracts with more blacks, lower home value, or lower median income.\nConclusions: Under the assumption of the difference-in-differences approach, we identified a causal effect of long-term PM2.5 exposure on mortality that was modified by seasonal temperatures and ecological socioeconomic status.","container-title":"Environmental Health Perspectives","DOI":"10.1289/ehp.1409671","ISSN":"0091-6765, 1552-9924","issue":"8","journalAbbreviation":"Environmental Health Perspectives","language":"en","page":"1182-1188","source":"DOI.org (Crossref)","title":"Estimating Causal Effects of Long-Term PM &lt;sub&gt;2.5&lt;/sub&gt; Exposure on Mortality in New Jersey","volume":"124","author":[{"family":"Wang","given":"Yan"},{"family":"Kloog","given":"Itai"},{"family":"Coull","given":"Brent A."},{"family":"Kosheleva","given":"Anna"},{"family":"Zanobetti","given":"Antonella"},{"family":"Schwartz","given":"Joel D."}],"issued":{"date-parts":[["2016",8]]}}}],"schema":"https://github.com/citation-style-language/schema/raw/master/csl-citation.json"}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18</w:t>
      </w:r>
      <w:r w:rsidRPr="00905A17">
        <w:rPr>
          <w:rFonts w:cstheme="minorHAnsi"/>
          <w:sz w:val="22"/>
          <w:szCs w:val="22"/>
        </w:rPr>
        <w:fldChar w:fldCharType="end"/>
      </w:r>
      <w:r w:rsidRPr="00905A17">
        <w:rPr>
          <w:rFonts w:cstheme="minorHAnsi"/>
          <w:sz w:val="22"/>
          <w:szCs w:val="22"/>
        </w:rPr>
        <w:t xml:space="preserve"> Many other studies in Table 1 are explicitly modeled after Wang et al., with similar methodology. Though the vocabulary used is different, their approach is functionally identical to the </w:t>
      </w:r>
      <w:r w:rsidR="006D73F2">
        <w:rPr>
          <w:rFonts w:cstheme="minorHAnsi"/>
          <w:sz w:val="22"/>
          <w:szCs w:val="22"/>
        </w:rPr>
        <w:t>quasi-</w:t>
      </w:r>
      <w:r w:rsidRPr="00905A17">
        <w:rPr>
          <w:rFonts w:cstheme="minorHAnsi"/>
          <w:sz w:val="22"/>
          <w:szCs w:val="22"/>
        </w:rPr>
        <w:t>Poisson regression with TWFE. Differences in terminology may have arisen due to the relative newness of TWFE models in epidemiology. Many of the papers in Table 1 source their methodology to Armstrong et al., which demonstrated how conditional Poisson models run using the `gnm’ package in R can be used to analyze panel data in epidemiologic contexts.</w:t>
      </w:r>
      <w:r w:rsidRPr="00905A17">
        <w:rPr>
          <w:rFonts w:cstheme="minorHAnsi"/>
          <w:sz w:val="22"/>
          <w:szCs w:val="22"/>
        </w:rPr>
        <w:fldChar w:fldCharType="begin"/>
      </w:r>
      <w:r w:rsidRPr="00905A17">
        <w:rPr>
          <w:rFonts w:cstheme="minorHAnsi"/>
          <w:sz w:val="22"/>
          <w:szCs w:val="22"/>
        </w:rPr>
        <w:instrText xml:space="preserve"> ADDIN ZOTERO_ITEM CSL_CITATION {"citationID":"Ax4K8kwu","properties":{"formattedCitation":"\\super 19\\nosupersub{}","plainCitation":"19","noteIndex":0},"citationItems":[{"id":158,"uris":["http://zotero.org/users/local/5kaUw5tp/items/NQU6HR9L"],"itemData":{"id":158,"type":"article-journal","abstract":"Background: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19</w:t>
      </w:r>
      <w:r w:rsidRPr="00905A17">
        <w:rPr>
          <w:rFonts w:cstheme="minorHAnsi"/>
          <w:sz w:val="22"/>
          <w:szCs w:val="22"/>
        </w:rPr>
        <w:fldChar w:fldCharType="end"/>
      </w:r>
      <w:r w:rsidRPr="00905A17">
        <w:rPr>
          <w:rFonts w:cstheme="minorHAnsi"/>
          <w:sz w:val="22"/>
          <w:szCs w:val="22"/>
        </w:rPr>
        <w:t xml:space="preserve"> As confirmed by our analyses, this approach is functionally identical to running a quasi-Poisson regression with TWFE using </w:t>
      </w:r>
      <w:commentRangeStart w:id="14"/>
      <w:r w:rsidRPr="00905A17">
        <w:rPr>
          <w:rFonts w:cstheme="minorHAnsi"/>
          <w:sz w:val="22"/>
          <w:szCs w:val="22"/>
        </w:rPr>
        <w:t>the `fixest` package in R</w:t>
      </w:r>
      <w:commentRangeEnd w:id="14"/>
      <w:r w:rsidR="00DE241E">
        <w:rPr>
          <w:rStyle w:val="CommentReference"/>
        </w:rPr>
        <w:commentReference w:id="14"/>
      </w:r>
      <w:r w:rsidRPr="00905A17">
        <w:rPr>
          <w:rFonts w:cstheme="minorHAnsi"/>
          <w:sz w:val="22"/>
          <w:szCs w:val="22"/>
        </w:rPr>
        <w:t>, which is a newer package designed specifically for this approach and is more computationally efficient, though `fixest` is for now more commonly used in econometric studies. A major drawback of the `gnm` package is the lack of transparency around which standard errors (SEs) are used, unlike `</w:t>
      </w:r>
      <w:proofErr w:type="gramStart"/>
      <w:r w:rsidRPr="00905A17">
        <w:rPr>
          <w:rFonts w:cstheme="minorHAnsi"/>
          <w:sz w:val="22"/>
          <w:szCs w:val="22"/>
        </w:rPr>
        <w:t>fixest.`</w:t>
      </w:r>
      <w:proofErr w:type="gramEnd"/>
      <w:r w:rsidRPr="00905A17">
        <w:rPr>
          <w:rFonts w:cstheme="minorHAnsi"/>
          <w:sz w:val="22"/>
          <w:szCs w:val="22"/>
        </w:rPr>
        <w:t xml:space="preserve"> SE choice has an enormous impact on the statistical </w:t>
      </w:r>
      <w:del w:id="15" w:author="Mathew Kiang" w:date="2023-04-20T09:50:00Z">
        <w:r w:rsidRPr="00905A17" w:rsidDel="005A3C58">
          <w:rPr>
            <w:rFonts w:cstheme="minorHAnsi"/>
            <w:sz w:val="22"/>
            <w:szCs w:val="22"/>
          </w:rPr>
          <w:delText xml:space="preserve">significance </w:delText>
        </w:r>
      </w:del>
      <w:ins w:id="16" w:author="Mathew Kiang" w:date="2023-04-20T09:50:00Z">
        <w:r w:rsidR="005A3C58">
          <w:rPr>
            <w:rFonts w:cstheme="minorHAnsi"/>
            <w:sz w:val="22"/>
            <w:szCs w:val="22"/>
          </w:rPr>
          <w:t>inference</w:t>
        </w:r>
        <w:r w:rsidR="005A3C58" w:rsidRPr="00905A17">
          <w:rPr>
            <w:rFonts w:cstheme="minorHAnsi"/>
            <w:sz w:val="22"/>
            <w:szCs w:val="22"/>
          </w:rPr>
          <w:t xml:space="preserve"> </w:t>
        </w:r>
      </w:ins>
      <w:r w:rsidRPr="00905A17">
        <w:rPr>
          <w:rFonts w:cstheme="minorHAnsi"/>
          <w:sz w:val="22"/>
          <w:szCs w:val="22"/>
        </w:rPr>
        <w:t>of model results, and the implications of this will be discussed later in this paper.</w:t>
      </w:r>
    </w:p>
    <w:p w14:paraId="70B5777E" w14:textId="6321FFA6" w:rsidR="002A3338" w:rsidRPr="00905A17" w:rsidRDefault="002A3338" w:rsidP="002A3338">
      <w:pPr>
        <w:spacing w:line="480" w:lineRule="auto"/>
        <w:ind w:firstLine="720"/>
        <w:rPr>
          <w:rFonts w:cstheme="minorHAnsi"/>
          <w:sz w:val="22"/>
          <w:szCs w:val="22"/>
        </w:rPr>
      </w:pPr>
      <w:r w:rsidRPr="00905A17">
        <w:rPr>
          <w:rFonts w:cstheme="minorHAnsi"/>
          <w:sz w:val="22"/>
          <w:szCs w:val="22"/>
        </w:rPr>
        <w:t xml:space="preserve">The studies in Table 1 are fundamentally quite similar, but they do frequently make different design choices at several stages. Aggregating environmental data to the chosen spatial level of analysis </w:t>
      </w:r>
      <w:r w:rsidRPr="00905A17">
        <w:rPr>
          <w:rFonts w:cstheme="minorHAnsi"/>
          <w:sz w:val="22"/>
          <w:szCs w:val="22"/>
        </w:rPr>
        <w:lastRenderedPageBreak/>
        <w:t xml:space="preserve">can be done through different methods, typically either weighted by area or by population, which can create nontrivial differences. TWFE models minimize the number of covariates that should be included, but they cannot control for variables that vary across time and space, such as temperature, which is frequently included as a covariate in these models. Temperature can be modeled in a few different ways and is </w:t>
      </w:r>
      <w:r w:rsidR="00032605" w:rsidRPr="00905A17">
        <w:rPr>
          <w:rFonts w:cstheme="minorHAnsi"/>
          <w:sz w:val="22"/>
          <w:szCs w:val="22"/>
        </w:rPr>
        <w:t>most</w:t>
      </w:r>
      <w:r w:rsidR="00032605">
        <w:rPr>
          <w:rFonts w:cstheme="minorHAnsi"/>
          <w:sz w:val="22"/>
          <w:szCs w:val="22"/>
        </w:rPr>
        <w:t>ly</w:t>
      </w:r>
      <w:r w:rsidR="00032605" w:rsidRPr="00905A17">
        <w:rPr>
          <w:rFonts w:cstheme="minorHAnsi"/>
          <w:sz w:val="22"/>
          <w:szCs w:val="22"/>
        </w:rPr>
        <w:t xml:space="preserve"> modeled</w:t>
      </w:r>
      <w:r w:rsidRPr="00905A17">
        <w:rPr>
          <w:rFonts w:cstheme="minorHAnsi"/>
          <w:sz w:val="22"/>
          <w:szCs w:val="22"/>
        </w:rPr>
        <w:t xml:space="preserve"> linearly or using natural </w:t>
      </w:r>
      <w:r w:rsidR="00DA522C">
        <w:rPr>
          <w:rFonts w:cstheme="minorHAnsi"/>
          <w:sz w:val="22"/>
          <w:szCs w:val="22"/>
        </w:rPr>
        <w:t xml:space="preserve">cubic </w:t>
      </w:r>
      <w:r w:rsidRPr="00905A17">
        <w:rPr>
          <w:rFonts w:cstheme="minorHAnsi"/>
          <w:sz w:val="22"/>
          <w:szCs w:val="22"/>
        </w:rPr>
        <w:t xml:space="preserve">splines with different degrees of freedom. Other common covariates include precipitation and economic output. Other modeling choices include FE specifications, weighting the regression by population, and SE choice, among other possibilities. All these choices can be reasonably made </w:t>
      </w:r>
      <w:r w:rsidRPr="002E2755">
        <w:rPr>
          <w:rFonts w:cstheme="minorHAnsi"/>
          <w:i/>
          <w:iCs/>
          <w:sz w:val="22"/>
          <w:szCs w:val="22"/>
        </w:rPr>
        <w:t>a priori</w:t>
      </w:r>
      <w:r w:rsidRPr="00905A17">
        <w:rPr>
          <w:rFonts w:cstheme="minorHAnsi"/>
          <w:sz w:val="22"/>
          <w:szCs w:val="22"/>
        </w:rPr>
        <w:t xml:space="preserve">, though they may still have a nontrivial impact on the researchers’ findings. </w:t>
      </w:r>
      <w:commentRangeStart w:id="17"/>
      <w:commentRangeStart w:id="18"/>
      <w:r w:rsidRPr="00905A17">
        <w:rPr>
          <w:rFonts w:cstheme="minorHAnsi"/>
          <w:sz w:val="22"/>
          <w:szCs w:val="22"/>
        </w:rPr>
        <w:t>In this manner, different reasonable specifications may lead to important differences in findings even with scrupulous researcher behavior</w:t>
      </w:r>
      <w:commentRangeEnd w:id="17"/>
      <w:r w:rsidR="00CF0F71">
        <w:rPr>
          <w:rStyle w:val="CommentReference"/>
        </w:rPr>
        <w:commentReference w:id="17"/>
      </w:r>
      <w:r w:rsidRPr="00905A17">
        <w:rPr>
          <w:rFonts w:cstheme="minorHAnsi"/>
          <w:sz w:val="22"/>
          <w:szCs w:val="22"/>
        </w:rPr>
        <w:t>.</w:t>
      </w:r>
      <w:r w:rsidRPr="00905A17">
        <w:rPr>
          <w:rFonts w:cstheme="minorHAnsi"/>
          <w:sz w:val="22"/>
          <w:szCs w:val="22"/>
        </w:rPr>
        <w:fldChar w:fldCharType="begin"/>
      </w:r>
      <w:r w:rsidRPr="00905A17">
        <w:rPr>
          <w:rFonts w:cstheme="minorHAnsi"/>
          <w:sz w:val="22"/>
          <w:szCs w:val="22"/>
        </w:rPr>
        <w:instrText xml:space="preserve"> ADDIN ZOTERO_ITEM CSL_CITATION {"citationID":"yldi5kfW","properties":{"formattedCitation":"\\super 20\\nosupersub{}","plainCitation":"20","noteIndex":0},"citationItems":[{"id":176,"uris":["http://zotero.org/users/local/5kaUw5tp/items/P8PL5XQV"],"itemData":{"id":176,"type":"article-journal","abstract":"Researcher degrees of freedom can lead to a multiple comparisons problem, even in settings where researchers perform only a single analysis on their data. The problem is there can be a large number of potential comparisons when the details of data analysis are highly contingent on data, without the researcher having to perform any conscious procedure of ﬁshing or examining multiple p-values. We discuss in the context of several examples of published papers where data-analysis decisions were theoretically-motivated based on previous literature, but where the details of data selection and analysis were not pre-speciﬁed and, as a result, were contingent on data.","language":"en","source":"Zotero","title":"The garden of forking paths: Why multiple comparisons can be a problem, even when there is no “ﬁshing expedition” or “p-hacking” and the research hypothesis was posited ahead of time","author":[{"family":"Gelman","given":"Andrew"},{"family":"Loken","given":"Eric"}]}}],"schema":"https://github.com/citation-style-language/schema/raw/master/csl-citation.json"}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20</w:t>
      </w:r>
      <w:r w:rsidRPr="00905A17">
        <w:rPr>
          <w:rFonts w:cstheme="minorHAnsi"/>
          <w:sz w:val="22"/>
          <w:szCs w:val="22"/>
        </w:rPr>
        <w:fldChar w:fldCharType="end"/>
      </w:r>
      <w:r w:rsidRPr="00905A17">
        <w:rPr>
          <w:rFonts w:cstheme="minorHAnsi"/>
          <w:sz w:val="22"/>
          <w:szCs w:val="22"/>
        </w:rPr>
        <w:t xml:space="preserve"> </w:t>
      </w:r>
      <w:commentRangeEnd w:id="18"/>
      <w:r w:rsidR="005A3C58">
        <w:rPr>
          <w:rStyle w:val="CommentReference"/>
        </w:rPr>
        <w:commentReference w:id="18"/>
      </w:r>
    </w:p>
    <w:p w14:paraId="7CB60A04" w14:textId="77777777" w:rsidR="002A3338" w:rsidRPr="00905A17" w:rsidRDefault="002A3338" w:rsidP="002A3338">
      <w:pPr>
        <w:spacing w:line="480" w:lineRule="auto"/>
        <w:ind w:firstLine="720"/>
        <w:rPr>
          <w:rFonts w:cstheme="minorHAnsi"/>
          <w:sz w:val="22"/>
          <w:szCs w:val="22"/>
        </w:rPr>
      </w:pPr>
      <w:r w:rsidRPr="00905A17">
        <w:rPr>
          <w:rFonts w:cstheme="minorHAnsi"/>
          <w:sz w:val="22"/>
          <w:szCs w:val="22"/>
        </w:rPr>
        <w:t>This paper analyzes the effect of wildfire smoke PM2.5 on all-cause mortality in the contiguous US at the county-month level. We use a quasi-Poisson regression with FEs as has been previously done, though we use the `fixest` package, which is newer and more flexible for these analyses than the `gnm` package. Given the variety of different model specifications that have been used in similar analyses, we systematically vary these choices to determine the range of estimates that can be obtained through a priori reasonable modeling approaches. We then recommend a set of specifications and several best practices for future studies in this area.</w:t>
      </w:r>
    </w:p>
    <w:p w14:paraId="45631FC2" w14:textId="77777777" w:rsidR="00705241" w:rsidRPr="00905A17" w:rsidRDefault="00705241" w:rsidP="00705241">
      <w:pPr>
        <w:spacing w:line="480" w:lineRule="auto"/>
        <w:rPr>
          <w:rFonts w:cstheme="minorHAnsi"/>
          <w:sz w:val="22"/>
          <w:szCs w:val="22"/>
        </w:rPr>
      </w:pPr>
    </w:p>
    <w:p w14:paraId="2DEC6EC2" w14:textId="77777777" w:rsidR="00705241" w:rsidRPr="00905A17" w:rsidRDefault="00705241" w:rsidP="00705241">
      <w:pPr>
        <w:spacing w:line="480" w:lineRule="auto"/>
        <w:rPr>
          <w:rFonts w:cstheme="minorHAnsi"/>
          <w:sz w:val="22"/>
          <w:szCs w:val="22"/>
          <w:u w:val="single"/>
        </w:rPr>
      </w:pPr>
      <w:r w:rsidRPr="00905A17">
        <w:rPr>
          <w:rFonts w:cstheme="minorHAnsi"/>
          <w:b/>
          <w:bCs/>
          <w:sz w:val="22"/>
          <w:szCs w:val="22"/>
          <w:u w:val="single"/>
        </w:rPr>
        <w:t>Methods:</w:t>
      </w:r>
    </w:p>
    <w:p w14:paraId="6261C444" w14:textId="77777777" w:rsidR="00705241" w:rsidRPr="00905A17" w:rsidRDefault="00705241" w:rsidP="00705241">
      <w:pPr>
        <w:spacing w:line="480" w:lineRule="auto"/>
        <w:rPr>
          <w:rFonts w:cstheme="minorHAnsi"/>
          <w:b/>
          <w:bCs/>
          <w:sz w:val="22"/>
          <w:szCs w:val="22"/>
        </w:rPr>
      </w:pPr>
      <w:r w:rsidRPr="00905A17">
        <w:rPr>
          <w:rFonts w:cstheme="minorHAnsi"/>
          <w:b/>
          <w:bCs/>
          <w:sz w:val="22"/>
          <w:szCs w:val="22"/>
        </w:rPr>
        <w:t>Estimating wildfire smoke PM2.5 exposure:</w:t>
      </w:r>
    </w:p>
    <w:p w14:paraId="5BB362F5" w14:textId="2E0F451C" w:rsidR="00705241" w:rsidRPr="00905A17" w:rsidRDefault="00705241" w:rsidP="00705241">
      <w:pPr>
        <w:pBdr>
          <w:top w:val="nil"/>
          <w:left w:val="nil"/>
          <w:bottom w:val="nil"/>
          <w:right w:val="nil"/>
          <w:between w:val="nil"/>
        </w:pBdr>
        <w:spacing w:line="480" w:lineRule="auto"/>
        <w:ind w:firstLine="720"/>
        <w:rPr>
          <w:rFonts w:cstheme="minorHAnsi"/>
          <w:sz w:val="22"/>
          <w:szCs w:val="22"/>
        </w:rPr>
      </w:pPr>
      <w:r w:rsidRPr="00905A17">
        <w:rPr>
          <w:rFonts w:cstheme="minorHAnsi"/>
          <w:sz w:val="22"/>
          <w:szCs w:val="22"/>
        </w:rPr>
        <w:t xml:space="preserve">Wildfire smoke PM2.5 data come from Childs et al. 2022, which produced </w:t>
      </w:r>
      <w:commentRangeStart w:id="19"/>
      <w:r w:rsidRPr="00905A17">
        <w:rPr>
          <w:rFonts w:cstheme="minorHAnsi"/>
          <w:sz w:val="22"/>
          <w:szCs w:val="22"/>
        </w:rPr>
        <w:t>10km</w:t>
      </w:r>
      <w:r w:rsidRPr="00905A17">
        <w:rPr>
          <w:rFonts w:cstheme="minorHAnsi"/>
          <w:sz w:val="22"/>
          <w:szCs w:val="22"/>
          <w:vertAlign w:val="superscript"/>
        </w:rPr>
        <w:t>2</w:t>
      </w:r>
      <w:r w:rsidRPr="00905A17">
        <w:rPr>
          <w:rFonts w:cstheme="minorHAnsi"/>
          <w:sz w:val="22"/>
          <w:szCs w:val="22"/>
        </w:rPr>
        <w:t xml:space="preserve"> </w:t>
      </w:r>
      <w:commentRangeEnd w:id="19"/>
      <w:r w:rsidR="005A3C58">
        <w:rPr>
          <w:rStyle w:val="CommentReference"/>
        </w:rPr>
        <w:commentReference w:id="19"/>
      </w:r>
      <w:r w:rsidRPr="00905A17">
        <w:rPr>
          <w:rFonts w:cstheme="minorHAnsi"/>
          <w:sz w:val="22"/>
          <w:szCs w:val="22"/>
        </w:rPr>
        <w:t xml:space="preserve">gridded estimates for the entire </w:t>
      </w:r>
      <w:commentRangeStart w:id="20"/>
      <w:r w:rsidRPr="00905A17">
        <w:rPr>
          <w:rFonts w:cstheme="minorHAnsi"/>
          <w:sz w:val="22"/>
          <w:szCs w:val="22"/>
        </w:rPr>
        <w:t xml:space="preserve">US </w:t>
      </w:r>
      <w:commentRangeEnd w:id="20"/>
      <w:r w:rsidR="005A3C58">
        <w:rPr>
          <w:rStyle w:val="CommentReference"/>
        </w:rPr>
        <w:commentReference w:id="20"/>
      </w:r>
      <w:r w:rsidRPr="00905A17">
        <w:rPr>
          <w:rFonts w:cstheme="minorHAnsi"/>
          <w:sz w:val="22"/>
          <w:szCs w:val="22"/>
        </w:rPr>
        <w:t>for all days, 2006-2020.</w:t>
      </w:r>
      <w:r w:rsidRPr="00905A17">
        <w:rPr>
          <w:rFonts w:cstheme="minorHAnsi"/>
          <w:sz w:val="22"/>
          <w:szCs w:val="22"/>
        </w:rPr>
        <w:fldChar w:fldCharType="begin"/>
      </w:r>
      <w:r w:rsidR="00B92816">
        <w:rPr>
          <w:rFonts w:cstheme="minorHAnsi"/>
          <w:sz w:val="22"/>
          <w:szCs w:val="22"/>
        </w:rPr>
        <w:instrText xml:space="preserve"> ADDIN ZOTERO_ITEM CSL_CITATION {"citationID":"MheITGIw","properties":{"formattedCitation":"\\super 21\\nosupersub{}","plainCitation":"21","noteIndex":0},"citationItems":[{"id":11,"uris":["http://zotero.org/users/local/5kaUw5tp/items/TUIF3YHT"],"itemData":{"id":11,"type":"article-journal","abstract":"Smoke from wildfires is a growing health risk across the US. Understanding the spatial and temporal patterns of such exposure and its population health impacts requires separating smoke-driven pollutants from non-smoke pollutants and a long time series to quantify patterns and measure health impacts. We develop a parsimonious and accurate machine learning model of daily wildfire-driven PM2.5 concentrations using a combination of ground, satellite, and reanalysis data sources that are easy to update. We apply our model across the contiguous US from 2006 to 2020, generating daily estimates of smoke PM2.5 over a 10 km-by-10 km grid and use these data to characterize levels and trends in smoke PM2.5. Smoke contributions to daily PM2.5 concentrations have increased by up to 5 μg/m3 in the Western US over the last decade, reversing decades of policy-driven improvements in overall air quality, with concentrations growing fastest for higher income populations and predominantly Hispanic populations. The number of people in locations with at least 1 day of smoke PM2.5 above 100 μg/m3 per year has increased 27-fold over the last decade, including nearly 25 million people in 2020 alone. Our data set can bolster efforts to comprehensively understand the drivers and societal impacts of trends and extremes in wildfire smoke.","container-title":"Environmental Science &amp; Technology","DOI":"10.1021/acs.est.2c02934","ISSN":"0013-936X, 1520-5851","issue":"19","journalAbbreviation":"Environ. Sci. Technol.","language":"en","page":"13607-13621","source":"DOI.org (Crossref)","title":"Daily Local-Level Estimates of Ambient Wildfire Smoke PM &lt;sub&gt;2.5&lt;/sub&gt; for the Contiguous US","volume":"56","author":[{"family":"Childs","given":"Marissa L."},{"family":"Li","given":"Jessica"},{"family":"Wen","given":"Jeffrey"},{"family":"Heft-Neal","given":"Sam"},{"family":"Driscoll","given":"Anne"},{"family":"Wang","given":"Sherrie"},{"family":"Gould","given":"Carlos F."},{"family":"Qiu","given":"Minghao"},{"family":"Burney","given":"Jennifer"},{"family":"Burke","given":"Marshall"}],"issued":{"date-parts":[["2022",10,4]]}}}],"schema":"https://github.com/citation-style-language/schema/raw/master/csl-citation.json"} </w:instrText>
      </w:r>
      <w:r w:rsidRPr="00905A17">
        <w:rPr>
          <w:rFonts w:cstheme="minorHAnsi"/>
          <w:sz w:val="22"/>
          <w:szCs w:val="22"/>
        </w:rPr>
        <w:fldChar w:fldCharType="separate"/>
      </w:r>
      <w:r w:rsidR="00B92816" w:rsidRPr="00B92816">
        <w:rPr>
          <w:rFonts w:ascii="Calibri" w:cs="Calibri"/>
          <w:sz w:val="22"/>
          <w:vertAlign w:val="superscript"/>
        </w:rPr>
        <w:t>21</w:t>
      </w:r>
      <w:r w:rsidRPr="00905A17">
        <w:rPr>
          <w:rFonts w:cstheme="minorHAnsi"/>
          <w:sz w:val="22"/>
          <w:szCs w:val="22"/>
        </w:rPr>
        <w:fldChar w:fldCharType="end"/>
      </w:r>
      <w:r w:rsidRPr="00905A17">
        <w:rPr>
          <w:rFonts w:cstheme="minorHAnsi"/>
          <w:sz w:val="22"/>
          <w:szCs w:val="22"/>
        </w:rPr>
        <w:t xml:space="preserve"> In brief, their methods involved determining which days had wildfire smoke plumes overhead based on satellite imagery. For such “smoke days,” PM2.5 anomalies from EPA ground stations were attributed to wildfire smoke PM2.5, and the smoke-</w:t>
      </w:r>
      <w:r w:rsidRPr="00905A17">
        <w:rPr>
          <w:rFonts w:cstheme="minorHAnsi"/>
          <w:sz w:val="22"/>
          <w:szCs w:val="22"/>
        </w:rPr>
        <w:lastRenderedPageBreak/>
        <w:t xml:space="preserve">attributable PM2.5 value was calculated as the difference between the anomalous value and the 3-year non-smoke day median. A machine learning model was used to predict ground station values, including data on meteorological measures, aerosol optical depth predictions, HYSPLIT trajectory points, and topological data, among other sources. After training, this ML model was used to generate gridded, </w:t>
      </w:r>
      <w:proofErr w:type="gramStart"/>
      <w:r w:rsidRPr="00905A17">
        <w:rPr>
          <w:rFonts w:cstheme="minorHAnsi"/>
          <w:sz w:val="22"/>
          <w:szCs w:val="22"/>
        </w:rPr>
        <w:t>smoke-attributable</w:t>
      </w:r>
      <w:proofErr w:type="gramEnd"/>
      <w:r w:rsidRPr="00905A17">
        <w:rPr>
          <w:rFonts w:cstheme="minorHAnsi"/>
          <w:sz w:val="22"/>
          <w:szCs w:val="22"/>
        </w:rPr>
        <w:t xml:space="preserve"> PM2.5 predictions for the entire country. These data have already been used to measure exposure in environmental epidemiology studies such as Wen &amp; Burke.</w:t>
      </w:r>
      <w:r w:rsidRPr="00905A17">
        <w:rPr>
          <w:rFonts w:cstheme="minorHAnsi"/>
          <w:sz w:val="22"/>
          <w:szCs w:val="22"/>
        </w:rPr>
        <w:fldChar w:fldCharType="begin"/>
      </w:r>
      <w:r w:rsidR="00B92816">
        <w:rPr>
          <w:rFonts w:cstheme="minorHAnsi"/>
          <w:sz w:val="22"/>
          <w:szCs w:val="22"/>
        </w:rPr>
        <w:instrText xml:space="preserve"> ADDIN ZOTERO_ITEM CSL_CITATION {"citationID":"LzfvYXi2","properties":{"formattedCitation":"\\super 22\\nosupersub{}","plainCitation":"22","noteIndex":0},"citationItems":[{"id":2,"uris":["http://zotero.org/users/local/5kaUw5tp/items/KYT5NVGH"],"itemData":{"id":2,"type":"article-journal","container-title":"Nature Sustainability","DOI":"10.1038/s41893-022-00956-y","ISSN":"2398-9629","issue":"11","journalAbbreviation":"Nat Sustain","language":"en","page":"947-955","source":"DOI.org (Crossref)","title":"Lower test scores from wildfire smoke exposure","volume":"5","author":[{"family":"Wen","given":"Jeff"},{"family":"Burke","given":"Marshall"}],"issued":{"date-parts":[["2022",9,29]]}}}],"schema":"https://github.com/citation-style-language/schema/raw/master/csl-citation.json"} </w:instrText>
      </w:r>
      <w:r w:rsidRPr="00905A17">
        <w:rPr>
          <w:rFonts w:cstheme="minorHAnsi"/>
          <w:sz w:val="22"/>
          <w:szCs w:val="22"/>
        </w:rPr>
        <w:fldChar w:fldCharType="separate"/>
      </w:r>
      <w:r w:rsidR="00B92816" w:rsidRPr="00B92816">
        <w:rPr>
          <w:rFonts w:ascii="Calibri" w:cs="Calibri"/>
          <w:sz w:val="22"/>
          <w:vertAlign w:val="superscript"/>
        </w:rPr>
        <w:t>22</w:t>
      </w:r>
      <w:r w:rsidRPr="00905A17">
        <w:rPr>
          <w:rFonts w:cstheme="minorHAnsi"/>
          <w:sz w:val="22"/>
          <w:szCs w:val="22"/>
        </w:rPr>
        <w:fldChar w:fldCharType="end"/>
      </w:r>
      <w:r w:rsidRPr="00905A17">
        <w:rPr>
          <w:rFonts w:cstheme="minorHAnsi"/>
          <w:sz w:val="22"/>
          <w:szCs w:val="22"/>
        </w:rPr>
        <w:t xml:space="preserve"> </w:t>
      </w:r>
    </w:p>
    <w:p w14:paraId="0BE82D52" w14:textId="77777777" w:rsidR="00705241" w:rsidRPr="00905A17" w:rsidRDefault="00705241" w:rsidP="00705241">
      <w:pPr>
        <w:spacing w:line="480" w:lineRule="auto"/>
        <w:rPr>
          <w:rFonts w:cstheme="minorHAnsi"/>
          <w:sz w:val="22"/>
          <w:szCs w:val="22"/>
        </w:rPr>
      </w:pPr>
      <w:r w:rsidRPr="00905A17">
        <w:rPr>
          <w:rFonts w:cstheme="minorHAnsi"/>
          <w:b/>
          <w:bCs/>
          <w:sz w:val="22"/>
          <w:szCs w:val="22"/>
        </w:rPr>
        <w:tab/>
      </w:r>
      <w:r w:rsidRPr="00905A17">
        <w:rPr>
          <w:rFonts w:cstheme="minorHAnsi"/>
          <w:sz w:val="22"/>
          <w:szCs w:val="22"/>
        </w:rPr>
        <w:t>Population-weighted aggregation was used to take the daily, 10km</w:t>
      </w:r>
      <w:r w:rsidRPr="00905A17">
        <w:rPr>
          <w:rFonts w:cstheme="minorHAnsi"/>
          <w:sz w:val="22"/>
          <w:szCs w:val="22"/>
          <w:vertAlign w:val="superscript"/>
        </w:rPr>
        <w:t>2</w:t>
      </w:r>
      <w:r w:rsidRPr="00905A17">
        <w:rPr>
          <w:rFonts w:cstheme="minorHAnsi"/>
          <w:sz w:val="22"/>
          <w:szCs w:val="22"/>
        </w:rPr>
        <w:t xml:space="preserve"> gridded smoke PM2.5 estimates from Childs et al. to the county-month level. Population data came from </w:t>
      </w:r>
      <w:proofErr w:type="spellStart"/>
      <w:r w:rsidRPr="00905A17">
        <w:rPr>
          <w:rFonts w:cstheme="minorHAnsi"/>
          <w:sz w:val="22"/>
          <w:szCs w:val="22"/>
        </w:rPr>
        <w:t>WorldPop’s</w:t>
      </w:r>
      <w:proofErr w:type="spellEnd"/>
      <w:r w:rsidRPr="00905A17">
        <w:rPr>
          <w:rFonts w:cstheme="minorHAnsi"/>
          <w:sz w:val="22"/>
          <w:szCs w:val="22"/>
        </w:rPr>
        <w:t xml:space="preserve"> 2013 estimates, which provide values of population density at the 10km</w:t>
      </w:r>
      <w:r w:rsidRPr="00905A17">
        <w:rPr>
          <w:rFonts w:cstheme="minorHAnsi"/>
          <w:sz w:val="22"/>
          <w:szCs w:val="22"/>
          <w:vertAlign w:val="superscript"/>
        </w:rPr>
        <w:t>2</w:t>
      </w:r>
      <w:r w:rsidRPr="00905A17">
        <w:rPr>
          <w:rFonts w:cstheme="minorHAnsi"/>
          <w:sz w:val="22"/>
          <w:szCs w:val="22"/>
        </w:rPr>
        <w:t xml:space="preserve"> level. The proportion of each county that overlapped with a grid cell was calculated, population densities were combined with these areas to determine the total population of each county-grid cell overlap, and then the mean smoke PM2.5 estimate across all overlapping grid cells was calculated, weighted by grid cell population. Population weighting was used because counties often cover large tracts of land and do not have an evenly distributed population, so area-weighting estimates may misrepresent the population’s true exposure to smoke PM2.5 or other environmental variables.</w:t>
      </w:r>
    </w:p>
    <w:p w14:paraId="651F4DDF" w14:textId="77777777" w:rsidR="00705241" w:rsidRPr="00905A17" w:rsidRDefault="00705241" w:rsidP="00705241">
      <w:pPr>
        <w:spacing w:line="480" w:lineRule="auto"/>
        <w:rPr>
          <w:rFonts w:cstheme="minorHAnsi"/>
          <w:b/>
          <w:bCs/>
          <w:sz w:val="22"/>
          <w:szCs w:val="22"/>
        </w:rPr>
      </w:pPr>
      <w:r w:rsidRPr="00905A17">
        <w:rPr>
          <w:rFonts w:cstheme="minorHAnsi"/>
          <w:b/>
          <w:bCs/>
          <w:sz w:val="22"/>
          <w:szCs w:val="22"/>
        </w:rPr>
        <w:t>Mortality and population data:</w:t>
      </w:r>
    </w:p>
    <w:p w14:paraId="7CFB4EDB" w14:textId="1D541125" w:rsidR="00705241" w:rsidRPr="00905A17" w:rsidRDefault="00705241" w:rsidP="00705241">
      <w:pPr>
        <w:pBdr>
          <w:top w:val="nil"/>
          <w:left w:val="nil"/>
          <w:bottom w:val="nil"/>
          <w:right w:val="nil"/>
          <w:between w:val="nil"/>
        </w:pBdr>
        <w:spacing w:line="480" w:lineRule="auto"/>
        <w:rPr>
          <w:rFonts w:cstheme="minorHAnsi"/>
          <w:sz w:val="22"/>
          <w:szCs w:val="22"/>
        </w:rPr>
      </w:pPr>
      <w:r w:rsidRPr="00905A17">
        <w:rPr>
          <w:rFonts w:cstheme="minorHAnsi"/>
          <w:sz w:val="22"/>
          <w:szCs w:val="22"/>
        </w:rPr>
        <w:tab/>
        <w:t xml:space="preserve">Mortality data were obtained from the </w:t>
      </w:r>
      <w:ins w:id="21" w:author="Mathew Kiang" w:date="2023-04-20T10:05:00Z">
        <w:r w:rsidR="005F27C9">
          <w:rPr>
            <w:rFonts w:cstheme="minorHAnsi"/>
            <w:sz w:val="22"/>
            <w:szCs w:val="22"/>
          </w:rPr>
          <w:t xml:space="preserve">National Center for Health Statistics National Vital Statistics Service’s </w:t>
        </w:r>
      </w:ins>
      <w:del w:id="22" w:author="Mathew Kiang" w:date="2023-04-20T10:05:00Z">
        <w:r w:rsidRPr="00905A17" w:rsidDel="005F27C9">
          <w:rPr>
            <w:rFonts w:cstheme="minorHAnsi"/>
            <w:sz w:val="22"/>
            <w:szCs w:val="22"/>
          </w:rPr>
          <w:delText xml:space="preserve">CDC’s Wide-ranging Online Data for Epidemiologic Research (WONDER) site’s </w:delText>
        </w:r>
      </w:del>
      <w:r w:rsidRPr="00905A17">
        <w:rPr>
          <w:rFonts w:cstheme="minorHAnsi"/>
          <w:sz w:val="22"/>
          <w:szCs w:val="22"/>
        </w:rPr>
        <w:t>1999-20</w:t>
      </w:r>
      <w:ins w:id="23" w:author="Mathew Kiang" w:date="2023-04-20T10:04:00Z">
        <w:r w:rsidR="005F27C9">
          <w:rPr>
            <w:rFonts w:cstheme="minorHAnsi"/>
            <w:sz w:val="22"/>
            <w:szCs w:val="22"/>
          </w:rPr>
          <w:t>2</w:t>
        </w:r>
      </w:ins>
      <w:del w:id="24" w:author="Mathew Kiang" w:date="2023-04-20T10:04:00Z">
        <w:r w:rsidRPr="00905A17" w:rsidDel="005F27C9">
          <w:rPr>
            <w:rFonts w:cstheme="minorHAnsi"/>
            <w:sz w:val="22"/>
            <w:szCs w:val="22"/>
          </w:rPr>
          <w:delText>0</w:delText>
        </w:r>
      </w:del>
      <w:r w:rsidRPr="00905A17">
        <w:rPr>
          <w:rFonts w:cstheme="minorHAnsi"/>
          <w:sz w:val="22"/>
          <w:szCs w:val="22"/>
        </w:rPr>
        <w:t xml:space="preserve">0 multiple cause of death </w:t>
      </w:r>
      <w:ins w:id="25" w:author="Mathew Kiang" w:date="2023-04-20T10:05:00Z">
        <w:r w:rsidR="005F27C9">
          <w:rPr>
            <w:rFonts w:cstheme="minorHAnsi"/>
            <w:sz w:val="22"/>
            <w:szCs w:val="22"/>
          </w:rPr>
          <w:t>files (MCOD)</w:t>
        </w:r>
      </w:ins>
      <w:del w:id="26" w:author="Mathew Kiang" w:date="2023-04-20T10:05:00Z">
        <w:r w:rsidRPr="00905A17" w:rsidDel="005F27C9">
          <w:rPr>
            <w:rFonts w:cstheme="minorHAnsi"/>
            <w:sz w:val="22"/>
            <w:szCs w:val="22"/>
          </w:rPr>
          <w:delText>data</w:delText>
        </w:r>
      </w:del>
      <w:r w:rsidRPr="00905A17">
        <w:rPr>
          <w:rFonts w:cstheme="minorHAnsi"/>
          <w:sz w:val="22"/>
          <w:szCs w:val="22"/>
        </w:rPr>
        <w:t>.</w:t>
      </w:r>
      <w:r w:rsidRPr="00905A17">
        <w:rPr>
          <w:rFonts w:cstheme="minorHAnsi"/>
          <w:sz w:val="22"/>
          <w:szCs w:val="22"/>
        </w:rPr>
        <w:fldChar w:fldCharType="begin"/>
      </w:r>
      <w:r w:rsidR="00B92816">
        <w:rPr>
          <w:rFonts w:cstheme="minorHAnsi"/>
          <w:sz w:val="22"/>
          <w:szCs w:val="22"/>
        </w:rPr>
        <w:instrText xml:space="preserve"> ADDIN ZOTERO_ITEM CSL_CITATION {"citationID":"zIaNS1uy","properties":{"formattedCitation":"\\super 23\\nosupersub{}","plainCitation":"23","noteIndex":0},"citationItems":[{"id":52,"uris":["http://zotero.org/users/local/5kaUw5tp/items/WLCIAP9X"],"itemData":{"id":52,"type":"webpage","title":"Multiple Cause of Death 1999-2020","URL":"https://wonder.cdc.gov/wonder/help/mcd.html","accessed":{"date-parts":[["2023",2,28]]}}}],"schema":"https://github.com/citation-style-language/schema/raw/master/csl-citation.json"} </w:instrText>
      </w:r>
      <w:r w:rsidRPr="00905A17">
        <w:rPr>
          <w:rFonts w:cstheme="minorHAnsi"/>
          <w:sz w:val="22"/>
          <w:szCs w:val="22"/>
        </w:rPr>
        <w:fldChar w:fldCharType="separate"/>
      </w:r>
      <w:r w:rsidR="00B92816" w:rsidRPr="00B92816">
        <w:rPr>
          <w:rFonts w:ascii="Calibri" w:cs="Calibri"/>
          <w:sz w:val="22"/>
          <w:vertAlign w:val="superscript"/>
        </w:rPr>
        <w:t>23</w:t>
      </w:r>
      <w:r w:rsidRPr="00905A17">
        <w:rPr>
          <w:rFonts w:cstheme="minorHAnsi"/>
          <w:sz w:val="22"/>
          <w:szCs w:val="22"/>
        </w:rPr>
        <w:fldChar w:fldCharType="end"/>
      </w:r>
      <w:r w:rsidRPr="00905A17">
        <w:rPr>
          <w:rFonts w:cstheme="minorHAnsi"/>
          <w:sz w:val="22"/>
          <w:szCs w:val="22"/>
        </w:rPr>
        <w:t xml:space="preserve"> </w:t>
      </w:r>
      <w:del w:id="27" w:author="Mathew Kiang" w:date="2023-04-20T10:05:00Z">
        <w:r w:rsidRPr="00905A17" w:rsidDel="005F27C9">
          <w:rPr>
            <w:rFonts w:cstheme="minorHAnsi"/>
            <w:sz w:val="22"/>
            <w:szCs w:val="22"/>
          </w:rPr>
          <w:delText xml:space="preserve">WONDER </w:delText>
        </w:r>
      </w:del>
      <w:ins w:id="28" w:author="Mathew Kiang" w:date="2023-04-20T10:05:00Z">
        <w:r w:rsidR="005F27C9">
          <w:rPr>
            <w:rFonts w:cstheme="minorHAnsi"/>
            <w:sz w:val="22"/>
            <w:szCs w:val="22"/>
          </w:rPr>
          <w:t>These are decedent-level</w:t>
        </w:r>
        <w:r w:rsidR="005F27C9" w:rsidRPr="00905A17">
          <w:rPr>
            <w:rFonts w:cstheme="minorHAnsi"/>
            <w:sz w:val="22"/>
            <w:szCs w:val="22"/>
          </w:rPr>
          <w:t xml:space="preserve"> </w:t>
        </w:r>
      </w:ins>
      <w:del w:id="29" w:author="Mathew Kiang" w:date="2023-04-20T10:05:00Z">
        <w:r w:rsidRPr="00905A17" w:rsidDel="005F27C9">
          <w:rPr>
            <w:rFonts w:cstheme="minorHAnsi"/>
            <w:sz w:val="22"/>
            <w:szCs w:val="22"/>
          </w:rPr>
          <w:delText xml:space="preserve">mortality </w:delText>
        </w:r>
      </w:del>
      <w:r w:rsidRPr="00905A17">
        <w:rPr>
          <w:rFonts w:cstheme="minorHAnsi"/>
          <w:sz w:val="22"/>
          <w:szCs w:val="22"/>
        </w:rPr>
        <w:t xml:space="preserve">data </w:t>
      </w:r>
      <w:del w:id="30" w:author="Mathew Kiang" w:date="2023-04-20T10:06:00Z">
        <w:r w:rsidRPr="00905A17" w:rsidDel="005F27C9">
          <w:rPr>
            <w:rFonts w:cstheme="minorHAnsi"/>
            <w:sz w:val="22"/>
            <w:szCs w:val="22"/>
          </w:rPr>
          <w:delText>is based on</w:delText>
        </w:r>
      </w:del>
      <w:ins w:id="31" w:author="Mathew Kiang" w:date="2023-04-20T10:06:00Z">
        <w:r w:rsidR="005F27C9">
          <w:rPr>
            <w:rFonts w:cstheme="minorHAnsi"/>
            <w:sz w:val="22"/>
            <w:szCs w:val="22"/>
          </w:rPr>
          <w:t>derived from all</w:t>
        </w:r>
      </w:ins>
      <w:r w:rsidRPr="00905A17">
        <w:rPr>
          <w:rFonts w:cstheme="minorHAnsi"/>
          <w:sz w:val="22"/>
          <w:szCs w:val="22"/>
        </w:rPr>
        <w:t xml:space="preserve"> death certificates </w:t>
      </w:r>
      <w:del w:id="32" w:author="Mathew Kiang" w:date="2023-04-20T10:06:00Z">
        <w:r w:rsidRPr="00905A17" w:rsidDel="005F27C9">
          <w:rPr>
            <w:rFonts w:cstheme="minorHAnsi"/>
            <w:sz w:val="22"/>
            <w:szCs w:val="22"/>
          </w:rPr>
          <w:delText xml:space="preserve">of </w:delText>
        </w:r>
      </w:del>
      <w:ins w:id="33" w:author="Mathew Kiang" w:date="2023-04-20T10:06:00Z">
        <w:r w:rsidR="005F27C9">
          <w:rPr>
            <w:rFonts w:cstheme="minorHAnsi"/>
            <w:sz w:val="22"/>
            <w:szCs w:val="22"/>
          </w:rPr>
          <w:t>in the</w:t>
        </w:r>
        <w:r w:rsidR="005F27C9" w:rsidRPr="00905A17">
          <w:rPr>
            <w:rFonts w:cstheme="minorHAnsi"/>
            <w:sz w:val="22"/>
            <w:szCs w:val="22"/>
          </w:rPr>
          <w:t xml:space="preserve"> </w:t>
        </w:r>
      </w:ins>
      <w:r w:rsidRPr="00905A17">
        <w:rPr>
          <w:rFonts w:cstheme="minorHAnsi"/>
          <w:sz w:val="22"/>
          <w:szCs w:val="22"/>
        </w:rPr>
        <w:t>US</w:t>
      </w:r>
      <w:del w:id="34" w:author="Mathew Kiang" w:date="2023-04-20T10:06:00Z">
        <w:r w:rsidRPr="00905A17" w:rsidDel="005F27C9">
          <w:rPr>
            <w:rFonts w:cstheme="minorHAnsi"/>
            <w:sz w:val="22"/>
            <w:szCs w:val="22"/>
          </w:rPr>
          <w:delText xml:space="preserve"> residents</w:delText>
        </w:r>
      </w:del>
      <w:r w:rsidRPr="00905A17">
        <w:rPr>
          <w:rFonts w:cstheme="minorHAnsi"/>
          <w:sz w:val="22"/>
          <w:szCs w:val="22"/>
        </w:rPr>
        <w:t xml:space="preserve">, with information on primary cause of death, additional non-primary causes, and demographic data. </w:t>
      </w:r>
      <w:commentRangeStart w:id="35"/>
      <w:r w:rsidRPr="00905A17">
        <w:rPr>
          <w:rFonts w:cstheme="minorHAnsi"/>
          <w:sz w:val="22"/>
          <w:szCs w:val="22"/>
        </w:rPr>
        <w:t>Aggregated versions of these data are publicly available</w:t>
      </w:r>
      <w:ins w:id="36" w:author="Mathew Kiang" w:date="2023-04-20T10:06:00Z">
        <w:r w:rsidR="005F27C9">
          <w:rPr>
            <w:rFonts w:cstheme="minorHAnsi"/>
            <w:sz w:val="22"/>
            <w:szCs w:val="22"/>
          </w:rPr>
          <w:t xml:space="preserve"> through the CDC’s Wide-ranging Online Data for Epidemiology Research (WONDER) web portal; however, restricted-access data are necessary for these analyses, which require </w:t>
        </w:r>
      </w:ins>
      <w:del w:id="37" w:author="Mathew Kiang" w:date="2023-04-20T10:06:00Z">
        <w:r w:rsidRPr="00905A17" w:rsidDel="005F27C9">
          <w:rPr>
            <w:rFonts w:cstheme="minorHAnsi"/>
            <w:sz w:val="22"/>
            <w:szCs w:val="22"/>
          </w:rPr>
          <w:delText xml:space="preserve"> without a DUA, but a DUA is necessary to </w:delText>
        </w:r>
      </w:del>
      <w:del w:id="38" w:author="Mathew Kiang" w:date="2023-04-20T10:07:00Z">
        <w:r w:rsidRPr="00905A17" w:rsidDel="005F27C9">
          <w:rPr>
            <w:rFonts w:cstheme="minorHAnsi"/>
            <w:sz w:val="22"/>
            <w:szCs w:val="22"/>
          </w:rPr>
          <w:delText xml:space="preserve">access the </w:delText>
        </w:r>
      </w:del>
      <w:r w:rsidRPr="00905A17">
        <w:rPr>
          <w:rFonts w:cstheme="minorHAnsi"/>
          <w:sz w:val="22"/>
          <w:szCs w:val="22"/>
        </w:rPr>
        <w:t xml:space="preserve">granular </w:t>
      </w:r>
      <w:ins w:id="39" w:author="Mathew Kiang" w:date="2023-04-20T10:07:00Z">
        <w:r w:rsidR="005F27C9">
          <w:rPr>
            <w:rFonts w:cstheme="minorHAnsi"/>
            <w:sz w:val="22"/>
            <w:szCs w:val="22"/>
          </w:rPr>
          <w:t>county-</w:t>
        </w:r>
      </w:ins>
      <w:ins w:id="40" w:author="Mathew Kiang" w:date="2023-04-20T10:09:00Z">
        <w:r w:rsidR="005F27C9">
          <w:rPr>
            <w:rFonts w:cstheme="minorHAnsi"/>
            <w:sz w:val="22"/>
            <w:szCs w:val="22"/>
          </w:rPr>
          <w:t>month-</w:t>
        </w:r>
      </w:ins>
      <w:ins w:id="41" w:author="Mathew Kiang" w:date="2023-04-20T10:07:00Z">
        <w:r w:rsidR="005F27C9">
          <w:rPr>
            <w:rFonts w:cstheme="minorHAnsi"/>
            <w:sz w:val="22"/>
            <w:szCs w:val="22"/>
          </w:rPr>
          <w:t xml:space="preserve">level </w:t>
        </w:r>
      </w:ins>
      <w:r w:rsidRPr="00905A17">
        <w:rPr>
          <w:rFonts w:cstheme="minorHAnsi"/>
          <w:sz w:val="22"/>
          <w:szCs w:val="22"/>
        </w:rPr>
        <w:t>counts, including cells with fewer than 10 events</w:t>
      </w:r>
      <w:commentRangeEnd w:id="35"/>
      <w:r w:rsidR="007411E2">
        <w:rPr>
          <w:rStyle w:val="CommentReference"/>
        </w:rPr>
        <w:commentReference w:id="35"/>
      </w:r>
      <w:r w:rsidRPr="00905A17">
        <w:rPr>
          <w:rFonts w:cstheme="minorHAnsi"/>
          <w:sz w:val="22"/>
          <w:szCs w:val="22"/>
        </w:rPr>
        <w:t>.</w:t>
      </w:r>
    </w:p>
    <w:p w14:paraId="23D7F44C" w14:textId="5A5F1E37" w:rsidR="00705241" w:rsidRPr="00CE6859" w:rsidRDefault="00705241" w:rsidP="00E326F0">
      <w:pPr>
        <w:pBdr>
          <w:top w:val="nil"/>
          <w:left w:val="nil"/>
          <w:bottom w:val="nil"/>
          <w:right w:val="nil"/>
          <w:between w:val="nil"/>
        </w:pBdr>
        <w:spacing w:line="480" w:lineRule="auto"/>
        <w:ind w:firstLine="360"/>
        <w:rPr>
          <w:rFonts w:cstheme="minorHAnsi"/>
          <w:color w:val="000000" w:themeColor="text1"/>
          <w:sz w:val="22"/>
          <w:szCs w:val="22"/>
        </w:rPr>
      </w:pPr>
      <w:r w:rsidRPr="00CE6859">
        <w:rPr>
          <w:rFonts w:cstheme="minorHAnsi"/>
          <w:sz w:val="22"/>
          <w:szCs w:val="22"/>
        </w:rPr>
        <w:lastRenderedPageBreak/>
        <w:t>The primary outcome in this study is all-cause mortality</w:t>
      </w:r>
      <w:del w:id="42" w:author="Mathew Kiang" w:date="2023-04-20T10:07:00Z">
        <w:r w:rsidRPr="00CE6859" w:rsidDel="005F27C9">
          <w:rPr>
            <w:rFonts w:cstheme="minorHAnsi"/>
            <w:sz w:val="22"/>
            <w:szCs w:val="22"/>
          </w:rPr>
          <w:delText>, as reported in the CDC WONDER database, which captures all death certificates from US residents</w:delText>
        </w:r>
      </w:del>
      <w:r w:rsidRPr="00CE6859">
        <w:rPr>
          <w:rFonts w:cstheme="minorHAnsi"/>
          <w:sz w:val="22"/>
          <w:szCs w:val="22"/>
        </w:rPr>
        <w:t xml:space="preserve">. </w:t>
      </w:r>
      <w:del w:id="43" w:author="Mathew Kiang" w:date="2023-04-20T10:12:00Z">
        <w:r w:rsidRPr="00CE6859" w:rsidDel="005F27C9">
          <w:rPr>
            <w:rFonts w:cstheme="minorHAnsi"/>
            <w:sz w:val="22"/>
            <w:szCs w:val="22"/>
          </w:rPr>
          <w:delText>All-cause mortality was assessed using ICD10 codes A00-</w:delText>
        </w:r>
        <w:commentRangeStart w:id="44"/>
        <w:commentRangeStart w:id="45"/>
        <w:r w:rsidRPr="00CE6859" w:rsidDel="005F27C9">
          <w:rPr>
            <w:rFonts w:cstheme="minorHAnsi"/>
            <w:sz w:val="22"/>
            <w:szCs w:val="22"/>
          </w:rPr>
          <w:delText>Z99</w:delText>
        </w:r>
        <w:commentRangeEnd w:id="44"/>
        <w:r w:rsidR="00E326F0" w:rsidRPr="00CE6859" w:rsidDel="005F27C9">
          <w:rPr>
            <w:rStyle w:val="CommentReference"/>
            <w:rFonts w:cstheme="minorHAnsi"/>
            <w:sz w:val="22"/>
            <w:szCs w:val="22"/>
          </w:rPr>
          <w:commentReference w:id="44"/>
        </w:r>
        <w:commentRangeEnd w:id="45"/>
        <w:r w:rsidR="00E326F0" w:rsidRPr="00CE6859" w:rsidDel="005F27C9">
          <w:rPr>
            <w:rStyle w:val="CommentReference"/>
            <w:rFonts w:cstheme="minorHAnsi"/>
            <w:sz w:val="22"/>
            <w:szCs w:val="22"/>
          </w:rPr>
          <w:commentReference w:id="45"/>
        </w:r>
        <w:r w:rsidRPr="00CE6859" w:rsidDel="005F27C9">
          <w:rPr>
            <w:rFonts w:cstheme="minorHAnsi"/>
            <w:sz w:val="22"/>
            <w:szCs w:val="22"/>
          </w:rPr>
          <w:delText xml:space="preserve">. </w:delText>
        </w:r>
      </w:del>
      <w:r w:rsidR="00CE6859" w:rsidRPr="00CE6859">
        <w:rPr>
          <w:rFonts w:cstheme="minorHAnsi"/>
          <w:sz w:val="22"/>
          <w:szCs w:val="22"/>
        </w:rPr>
        <w:t xml:space="preserve">We included months between January 2006 and February 2020, excluding months after that point to avoid data irregularities due to the COVID-19 pandemic. This 15-year period includes many major wildfire </w:t>
      </w:r>
      <w:r w:rsidR="00CE6859" w:rsidRPr="00CE6859">
        <w:rPr>
          <w:rFonts w:cstheme="minorHAnsi"/>
          <w:color w:val="000000" w:themeColor="text1"/>
          <w:sz w:val="22"/>
          <w:szCs w:val="22"/>
        </w:rPr>
        <w:t xml:space="preserve">events </w:t>
      </w:r>
      <w:r w:rsidR="00CE6859" w:rsidRPr="00CE6859">
        <w:rPr>
          <w:rFonts w:cstheme="minorHAnsi"/>
          <w:color w:val="000000" w:themeColor="text1"/>
          <w:sz w:val="22"/>
          <w:szCs w:val="22"/>
          <w14:ligatures w14:val="standardContextual"/>
        </w:rPr>
        <w:t>and captured the trend of increasing wildfire smoke exposure in the US, which is expected to continue in the coming decade.</w:t>
      </w:r>
    </w:p>
    <w:p w14:paraId="2EC3BEC2" w14:textId="77777777" w:rsidR="00705241" w:rsidRPr="00905A17" w:rsidRDefault="00705241" w:rsidP="00705241">
      <w:pPr>
        <w:spacing w:line="480" w:lineRule="auto"/>
        <w:rPr>
          <w:rFonts w:cstheme="minorHAnsi"/>
          <w:b/>
          <w:bCs/>
          <w:sz w:val="22"/>
          <w:szCs w:val="22"/>
        </w:rPr>
      </w:pPr>
      <w:r w:rsidRPr="00905A17">
        <w:rPr>
          <w:rFonts w:cstheme="minorHAnsi"/>
          <w:b/>
          <w:bCs/>
          <w:sz w:val="22"/>
          <w:szCs w:val="22"/>
        </w:rPr>
        <w:t>Environmental control data:</w:t>
      </w:r>
    </w:p>
    <w:p w14:paraId="2679E654" w14:textId="77777777" w:rsidR="00705241" w:rsidRPr="00905A17" w:rsidRDefault="00705241" w:rsidP="00705241">
      <w:pPr>
        <w:pBdr>
          <w:top w:val="nil"/>
          <w:left w:val="nil"/>
          <w:bottom w:val="nil"/>
          <w:right w:val="nil"/>
          <w:between w:val="nil"/>
        </w:pBdr>
        <w:spacing w:line="480" w:lineRule="auto"/>
        <w:ind w:firstLine="360"/>
        <w:rPr>
          <w:rFonts w:cstheme="minorHAnsi"/>
          <w:sz w:val="22"/>
          <w:szCs w:val="22"/>
        </w:rPr>
      </w:pPr>
      <w:r w:rsidRPr="00905A17">
        <w:rPr>
          <w:rFonts w:cstheme="minorHAnsi"/>
          <w:sz w:val="22"/>
          <w:szCs w:val="22"/>
        </w:rPr>
        <w:t>Monthly mean temperature and precipitation were used as important covariates that would not otherwise be accounted for in the TWFE model. Monthly mean temperature and precipitation data at the 4km</w:t>
      </w:r>
      <w:r w:rsidRPr="00905A17">
        <w:rPr>
          <w:rFonts w:cstheme="minorHAnsi"/>
          <w:sz w:val="22"/>
          <w:szCs w:val="22"/>
          <w:vertAlign w:val="superscript"/>
        </w:rPr>
        <w:t>2</w:t>
      </w:r>
      <w:r w:rsidRPr="00905A17">
        <w:rPr>
          <w:rFonts w:cstheme="minorHAnsi"/>
          <w:sz w:val="22"/>
          <w:szCs w:val="22"/>
        </w:rPr>
        <w:t xml:space="preserve"> level were obtained from Oregon State’s PRISM Climate group and aggregated to the county level by both population- and area-weighting. </w:t>
      </w:r>
      <w:commentRangeStart w:id="46"/>
      <w:r w:rsidRPr="00905A17">
        <w:rPr>
          <w:rFonts w:cstheme="minorHAnsi"/>
          <w:sz w:val="22"/>
          <w:szCs w:val="22"/>
        </w:rPr>
        <w:t>Other potential confounders do not need to be controlled for due to the nature of the analytic approach, and the relative infrequency with which existing studies directly control for additional covariates.</w:t>
      </w:r>
      <w:commentRangeEnd w:id="46"/>
      <w:r w:rsidR="005F27C9">
        <w:rPr>
          <w:rStyle w:val="CommentReference"/>
        </w:rPr>
        <w:commentReference w:id="46"/>
      </w:r>
    </w:p>
    <w:p w14:paraId="2D85F3CB" w14:textId="77777777" w:rsidR="00705241" w:rsidRPr="00905A17" w:rsidRDefault="00705241" w:rsidP="00705241">
      <w:pPr>
        <w:spacing w:line="480" w:lineRule="auto"/>
        <w:rPr>
          <w:rFonts w:cstheme="minorHAnsi"/>
          <w:b/>
          <w:bCs/>
          <w:sz w:val="22"/>
          <w:szCs w:val="22"/>
        </w:rPr>
      </w:pPr>
      <w:r w:rsidRPr="00905A17">
        <w:rPr>
          <w:rFonts w:cstheme="minorHAnsi"/>
          <w:b/>
          <w:bCs/>
          <w:sz w:val="22"/>
          <w:szCs w:val="22"/>
        </w:rPr>
        <w:t>Estimating the effect of wildfire smoke PM2.5 on mortality:</w:t>
      </w:r>
    </w:p>
    <w:p w14:paraId="06E66CF8" w14:textId="3E7DAF1C" w:rsidR="00705241" w:rsidRPr="00905A17" w:rsidRDefault="00705241" w:rsidP="00705241">
      <w:pPr>
        <w:pBdr>
          <w:top w:val="nil"/>
          <w:left w:val="nil"/>
          <w:bottom w:val="nil"/>
          <w:right w:val="nil"/>
          <w:between w:val="nil"/>
        </w:pBdr>
        <w:spacing w:line="480" w:lineRule="auto"/>
        <w:rPr>
          <w:rFonts w:cstheme="minorHAnsi"/>
          <w:sz w:val="22"/>
          <w:szCs w:val="22"/>
        </w:rPr>
      </w:pPr>
      <w:r w:rsidRPr="00905A17">
        <w:rPr>
          <w:rFonts w:cstheme="minorHAnsi"/>
          <w:sz w:val="22"/>
          <w:szCs w:val="22"/>
        </w:rPr>
        <w:tab/>
        <w:t xml:space="preserve">Our models utilized a quasi-Poisson regression with two-way fixed effects. Quasi-Poisson regression was chosen because our total mortality is a count variable, though the model results can be interpreted as an effect on the mortality rate due to the offset term. We did not choose negative binomial regression because, although both models are capable of handling overdispersed data, </w:t>
      </w:r>
      <w:commentRangeStart w:id="47"/>
      <w:r w:rsidRPr="00905A17">
        <w:rPr>
          <w:rFonts w:cstheme="minorHAnsi"/>
          <w:sz w:val="22"/>
          <w:szCs w:val="22"/>
        </w:rPr>
        <w:t>negative binomial regression gives outsized weight to smaller counties, while quasi-Poisson regression weights counties by size more evenly</w:t>
      </w:r>
      <w:commentRangeEnd w:id="47"/>
      <w:r w:rsidRPr="00905A17">
        <w:rPr>
          <w:rStyle w:val="CommentReference"/>
          <w:sz w:val="22"/>
          <w:szCs w:val="22"/>
        </w:rPr>
        <w:commentReference w:id="47"/>
      </w:r>
      <w:r w:rsidRPr="00905A17">
        <w:rPr>
          <w:rFonts w:cstheme="minorHAnsi"/>
          <w:sz w:val="22"/>
          <w:szCs w:val="22"/>
        </w:rPr>
        <w:t>.</w:t>
      </w:r>
      <w:r w:rsidRPr="00905A17">
        <w:rPr>
          <w:rFonts w:cstheme="minorHAnsi"/>
          <w:sz w:val="22"/>
          <w:szCs w:val="22"/>
        </w:rPr>
        <w:fldChar w:fldCharType="begin"/>
      </w:r>
      <w:r w:rsidR="00B92816">
        <w:rPr>
          <w:rFonts w:cstheme="minorHAnsi"/>
          <w:sz w:val="22"/>
          <w:szCs w:val="22"/>
        </w:rPr>
        <w:instrText xml:space="preserve"> ADDIN ZOTERO_ITEM CSL_CITATION {"citationID":"8IT4DZbL","properties":{"formattedCitation":"\\super 24\\nosupersub{}","plainCitation":"24","noteIndex":0},"citationItems":[{"id":57,"uris":["http://zotero.org/users/local/5kaUw5tp/items/DZT99MUR"],"itemData":{"id":57,"type":"article-journal","abstract":"Quasi-Poisson and negative binomial regression models have equal numbers of parameters, and either could be used for overdispersed count data. While they often give similar results, there can be striking differences in estimating the effects of covariates. We explain when and why such differences occur. The variance of a quasi-Poisson model is a linear function of the mean while the variance of a negative binomial model is a quadratic function of the mean. These variance relationships affect the weights in the iteratively weighted least-squares algorithm of ﬁtting models to data. Because the variance is a function of the mean, large and small counts get weighted differently in quasi-Poisson and negative binomial regression. We provide an example using harbor seal counts from aerial surveys. These counts are affected by date, time of day, and time relative to low tide. We present results on a data set that showed a dramatic difference on estimating abundance of harbor seals when using quasiPoisson vs. negative binomial regression. This difference is described and explained in light of the different weighting used in each regression method. A general understanding of weighting can help ecologists choose between these two methods.","container-title":"Ecology","DOI":"10.1890/07-0043.1","ISSN":"0012-9658","issue":"11","journalAbbreviation":"Ecology","language":"en","page":"2766-2772","source":"DOI.org (Crossref)","title":"QUASI-POISSON VS. NEGATIVE BINOMIAL REGRESSION: HOW SHOULD WE MODEL OVERDISPERSED COUNT DATA?","title-short":"QUASI-POISSON VS. NEGATIVE BINOMIAL REGRESSION","volume":"88","author":[{"family":"Ver Hoef","given":"Jay M."},{"family":"Boveng","given":"Peter L."}],"issued":{"date-parts":[["2007",11]]}}}],"schema":"https://github.com/citation-style-language/schema/raw/master/csl-citation.json"} </w:instrText>
      </w:r>
      <w:r w:rsidRPr="00905A17">
        <w:rPr>
          <w:rFonts w:cstheme="minorHAnsi"/>
          <w:sz w:val="22"/>
          <w:szCs w:val="22"/>
        </w:rPr>
        <w:fldChar w:fldCharType="separate"/>
      </w:r>
      <w:r w:rsidR="00B92816" w:rsidRPr="00B92816">
        <w:rPr>
          <w:rFonts w:ascii="Calibri" w:cs="Calibri"/>
          <w:sz w:val="22"/>
          <w:vertAlign w:val="superscript"/>
        </w:rPr>
        <w:t>24</w:t>
      </w:r>
      <w:r w:rsidRPr="00905A17">
        <w:rPr>
          <w:rFonts w:cstheme="minorHAnsi"/>
          <w:sz w:val="22"/>
          <w:szCs w:val="22"/>
        </w:rPr>
        <w:fldChar w:fldCharType="end"/>
      </w:r>
      <w:r w:rsidRPr="00905A17">
        <w:rPr>
          <w:rFonts w:cstheme="minorHAnsi"/>
          <w:sz w:val="22"/>
          <w:szCs w:val="22"/>
        </w:rPr>
        <w:t xml:space="preserve"> Our analyses involved running many regressions with slight variations in specification, so it would be impractical to enumerate them all. Equations 1-3 show the three sets of FEs we studied, along with our recommended approach to modeling covariates, though the covariate selection is varied in our main analysis. </w:t>
      </w:r>
    </w:p>
    <w:p w14:paraId="50EF1EBD" w14:textId="77777777" w:rsidR="00705241" w:rsidRPr="00905A17" w:rsidRDefault="00705241" w:rsidP="00705241">
      <w:pPr>
        <w:pBdr>
          <w:top w:val="nil"/>
          <w:left w:val="nil"/>
          <w:bottom w:val="nil"/>
          <w:right w:val="nil"/>
          <w:between w:val="nil"/>
        </w:pBdr>
        <w:spacing w:line="480" w:lineRule="auto"/>
        <w:jc w:val="center"/>
        <w:rPr>
          <w:rFonts w:cstheme="minorHAnsi"/>
          <w:sz w:val="22"/>
          <w:szCs w:val="22"/>
        </w:rPr>
      </w:pPr>
      <w:commentRangeStart w:id="48"/>
      <w:commentRangeStart w:id="49"/>
      <w:r w:rsidRPr="00905A17">
        <w:rPr>
          <w:rFonts w:cstheme="minorHAnsi"/>
          <w:noProof/>
          <w:sz w:val="22"/>
          <w:szCs w:val="22"/>
        </w:rPr>
        <w:lastRenderedPageBreak/>
        <w:drawing>
          <wp:inline distT="0" distB="0" distL="0" distR="0" wp14:anchorId="655D5161" wp14:editId="4807E402">
            <wp:extent cx="5943600" cy="1920240"/>
            <wp:effectExtent l="0" t="0" r="0" b="0"/>
            <wp:docPr id="1349098470"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98470" name="Picture 1"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inline>
        </w:drawing>
      </w:r>
      <w:commentRangeEnd w:id="48"/>
      <w:r w:rsidR="00E509E5">
        <w:rPr>
          <w:rStyle w:val="CommentReference"/>
        </w:rPr>
        <w:commentReference w:id="48"/>
      </w:r>
      <w:commentRangeEnd w:id="49"/>
      <w:r w:rsidR="009E473F">
        <w:rPr>
          <w:rStyle w:val="CommentReference"/>
        </w:rPr>
        <w:commentReference w:id="49"/>
      </w:r>
    </w:p>
    <w:p w14:paraId="3384FA07" w14:textId="77777777" w:rsidR="006D2D54" w:rsidRDefault="00705241" w:rsidP="00705241">
      <w:pPr>
        <w:pBdr>
          <w:top w:val="nil"/>
          <w:left w:val="nil"/>
          <w:bottom w:val="nil"/>
          <w:right w:val="nil"/>
          <w:between w:val="nil"/>
        </w:pBdr>
        <w:spacing w:line="480" w:lineRule="auto"/>
        <w:rPr>
          <w:ins w:id="50" w:author="Mathew Kiang" w:date="2023-04-20T10:20:00Z"/>
          <w:rFonts w:cstheme="minorHAnsi"/>
          <w:sz w:val="22"/>
          <w:szCs w:val="22"/>
        </w:rPr>
      </w:pPr>
      <w:r w:rsidRPr="00905A17">
        <w:rPr>
          <w:rFonts w:cstheme="minorHAnsi"/>
          <w:sz w:val="22"/>
          <w:szCs w:val="22"/>
        </w:rPr>
        <w:tab/>
        <w:t xml:space="preserve">All three equations model the natural logarithm of mortality counts for each county </w:t>
      </w:r>
      <w:r w:rsidRPr="00905A17">
        <w:rPr>
          <w:rFonts w:cstheme="minorHAnsi"/>
          <w:i/>
          <w:iCs/>
          <w:sz w:val="22"/>
          <w:szCs w:val="22"/>
        </w:rPr>
        <w:t>c</w:t>
      </w:r>
      <w:r w:rsidRPr="00905A17">
        <w:rPr>
          <w:rFonts w:cstheme="minorHAnsi"/>
          <w:sz w:val="22"/>
          <w:szCs w:val="22"/>
        </w:rPr>
        <w:t xml:space="preserve">, month </w:t>
      </w:r>
      <w:r w:rsidRPr="00905A17">
        <w:rPr>
          <w:rFonts w:cstheme="minorHAnsi"/>
          <w:i/>
          <w:iCs/>
          <w:sz w:val="22"/>
          <w:szCs w:val="22"/>
        </w:rPr>
        <w:t>m</w:t>
      </w:r>
      <w:r w:rsidRPr="00905A17">
        <w:rPr>
          <w:rFonts w:cstheme="minorHAnsi"/>
          <w:sz w:val="22"/>
          <w:szCs w:val="22"/>
        </w:rPr>
        <w:t xml:space="preserve">, and year </w:t>
      </w:r>
      <w:r w:rsidRPr="00905A17">
        <w:rPr>
          <w:rFonts w:cstheme="minorHAnsi"/>
          <w:i/>
          <w:iCs/>
          <w:sz w:val="22"/>
          <w:szCs w:val="22"/>
        </w:rPr>
        <w:t>y</w:t>
      </w:r>
      <w:r w:rsidRPr="00905A17">
        <w:rPr>
          <w:rFonts w:cstheme="minorHAnsi"/>
          <w:sz w:val="22"/>
          <w:szCs w:val="22"/>
        </w:rPr>
        <w:t xml:space="preserve">. </w:t>
      </w:r>
      <w:ins w:id="51" w:author="Mathew Kiang" w:date="2023-04-20T10:19:00Z">
        <w:r w:rsidR="006D2D54">
          <w:rPr>
            <w:rFonts w:cstheme="minorHAnsi"/>
            <w:sz w:val="22"/>
            <w:szCs w:val="22"/>
          </w:rPr>
          <w:t xml:space="preserve">The difference between the three equations </w:t>
        </w:r>
        <w:proofErr w:type="gramStart"/>
        <w:r w:rsidR="006D2D54">
          <w:rPr>
            <w:rFonts w:cstheme="minorHAnsi"/>
            <w:sz w:val="22"/>
            <w:szCs w:val="22"/>
          </w:rPr>
          <w:t>are</w:t>
        </w:r>
        <w:proofErr w:type="gramEnd"/>
        <w:r w:rsidR="006D2D54">
          <w:rPr>
            <w:rFonts w:cstheme="minorHAnsi"/>
            <w:sz w:val="22"/>
            <w:szCs w:val="22"/>
          </w:rPr>
          <w:t xml:space="preserve"> in the fixed effects and their </w:t>
        </w:r>
      </w:ins>
      <w:ins w:id="52" w:author="Mathew Kiang" w:date="2023-04-20T10:20:00Z">
        <w:r w:rsidR="006D2D54">
          <w:rPr>
            <w:rFonts w:cstheme="minorHAnsi"/>
            <w:sz w:val="22"/>
            <w:szCs w:val="22"/>
          </w:rPr>
          <w:t>implicit assumptions.</w:t>
        </w:r>
      </w:ins>
      <w:ins w:id="53" w:author="Mathew Kiang" w:date="2023-04-20T10:19:00Z">
        <w:r w:rsidR="006D2D54">
          <w:rPr>
            <w:rFonts w:cstheme="minorHAnsi"/>
            <w:sz w:val="22"/>
            <w:szCs w:val="22"/>
          </w:rPr>
          <w:t xml:space="preserve"> </w:t>
        </w:r>
      </w:ins>
    </w:p>
    <w:p w14:paraId="007B1ECB" w14:textId="4EFF4EF5" w:rsidR="00705241" w:rsidRPr="00905A17" w:rsidRDefault="00705241" w:rsidP="006D2D54">
      <w:pPr>
        <w:pBdr>
          <w:top w:val="nil"/>
          <w:left w:val="nil"/>
          <w:bottom w:val="nil"/>
          <w:right w:val="nil"/>
          <w:between w:val="nil"/>
        </w:pBdr>
        <w:spacing w:line="480" w:lineRule="auto"/>
        <w:ind w:firstLine="720"/>
        <w:rPr>
          <w:rFonts w:ascii="eta" w:eastAsiaTheme="minorEastAsia" w:hAnsi="eta" w:cstheme="minorHAnsi"/>
          <w:vanish/>
          <w:sz w:val="22"/>
          <w:szCs w:val="22"/>
        </w:rPr>
        <w:pPrChange w:id="54" w:author="Mathew Kiang" w:date="2023-04-20T10:20:00Z">
          <w:pPr>
            <w:pBdr>
              <w:top w:val="nil"/>
              <w:left w:val="nil"/>
              <w:bottom w:val="nil"/>
              <w:right w:val="nil"/>
              <w:between w:val="nil"/>
            </w:pBdr>
            <w:spacing w:line="480" w:lineRule="auto"/>
          </w:pPr>
        </w:pPrChange>
      </w:pPr>
      <w:commentRangeStart w:id="55"/>
      <w:r w:rsidRPr="00905A17">
        <w:rPr>
          <w:rFonts w:cstheme="minorHAnsi"/>
          <w:sz w:val="22"/>
          <w:szCs w:val="22"/>
        </w:rPr>
        <w:t xml:space="preserve">Equation 1 uses a </w:t>
      </w:r>
      <w:r w:rsidRPr="00905A17">
        <w:rPr>
          <w:rFonts w:ascii="eta" w:hAnsi="eta" w:cstheme="minorHAnsi"/>
          <w:sz w:val="22"/>
          <w:szCs w:val="22"/>
        </w:rPr>
        <w:t xml:space="preserve">county-calendar month FE, </w:t>
      </w:r>
      <w:r w:rsidRPr="00905A17">
        <w:rPr>
          <w:rFonts w:ascii="eta" w:hAnsi="eta" w:cstheme="minorHAnsi"/>
          <w:vanish/>
          <w:sz w:val="22"/>
          <w:szCs w:val="22"/>
        </w:rPr>
        <w:t>˙˙ƒ</w:t>
      </w:r>
      <w:commentRangeEnd w:id="55"/>
      <w:r w:rsidR="006D2D54">
        <w:rPr>
          <w:rStyle w:val="CommentReference"/>
        </w:rPr>
        <w:commentReference w:id="55"/>
      </w:r>
    </w:p>
    <w:p w14:paraId="0E58F4F7" w14:textId="2F42862C" w:rsidR="00705241" w:rsidRPr="00905A17" w:rsidRDefault="00705241" w:rsidP="00705241">
      <w:pPr>
        <w:pBdr>
          <w:top w:val="nil"/>
          <w:left w:val="nil"/>
          <w:bottom w:val="nil"/>
          <w:right w:val="nil"/>
          <w:between w:val="nil"/>
        </w:pBdr>
        <w:spacing w:line="480" w:lineRule="auto"/>
        <w:rPr>
          <w:rFonts w:cstheme="minorHAnsi"/>
          <w:sz w:val="22"/>
          <w:szCs w:val="22"/>
        </w:rPr>
      </w:pPr>
      <w:proofErr w:type="spellStart"/>
      <w:r w:rsidRPr="00905A17">
        <w:rPr>
          <w:rFonts w:cstheme="minorHAnsi"/>
          <w:i/>
          <w:iCs/>
          <w:sz w:val="22"/>
          <w:szCs w:val="22"/>
        </w:rPr>
        <w:t>η</w:t>
      </w:r>
      <w:r w:rsidRPr="00905A17">
        <w:rPr>
          <w:rFonts w:cstheme="minorHAnsi"/>
          <w:i/>
          <w:iCs/>
          <w:sz w:val="22"/>
          <w:szCs w:val="22"/>
          <w:vertAlign w:val="subscript"/>
        </w:rPr>
        <w:t>c</w:t>
      </w:r>
      <w:proofErr w:type="spellEnd"/>
      <w:r w:rsidRPr="00905A17">
        <w:rPr>
          <w:rFonts w:cstheme="minorHAnsi"/>
          <w:i/>
          <w:iCs/>
          <w:sz w:val="22"/>
          <w:szCs w:val="22"/>
          <w:vertAlign w:val="subscript"/>
        </w:rPr>
        <w:t>-m</w:t>
      </w:r>
      <w:r w:rsidRPr="00905A17">
        <w:rPr>
          <w:rFonts w:cstheme="minorHAnsi"/>
          <w:sz w:val="22"/>
          <w:szCs w:val="22"/>
        </w:rPr>
        <w:t>,</w:t>
      </w:r>
      <w:r w:rsidRPr="00905A17">
        <w:rPr>
          <w:rFonts w:cstheme="minorHAnsi"/>
          <w:i/>
          <w:iCs/>
          <w:sz w:val="22"/>
          <w:szCs w:val="22"/>
          <w:vertAlign w:val="subscript"/>
        </w:rPr>
        <w:t xml:space="preserve"> </w:t>
      </w:r>
      <w:r w:rsidRPr="00905A17">
        <w:rPr>
          <w:rFonts w:cstheme="minorHAnsi"/>
          <w:sz w:val="22"/>
          <w:szCs w:val="22"/>
        </w:rPr>
        <w:t xml:space="preserve">and a year FE, </w:t>
      </w:r>
      <w:commentRangeStart w:id="56"/>
      <w:r w:rsidRPr="00905A17">
        <w:rPr>
          <w:rFonts w:cstheme="minorHAnsi"/>
          <w:i/>
          <w:iCs/>
          <w:sz w:val="22"/>
          <w:szCs w:val="22"/>
        </w:rPr>
        <w:t>ƛ</w:t>
      </w:r>
      <w:commentRangeEnd w:id="56"/>
      <w:r w:rsidR="00E17D44">
        <w:rPr>
          <w:rStyle w:val="CommentReference"/>
        </w:rPr>
        <w:commentReference w:id="56"/>
      </w:r>
      <w:r w:rsidRPr="00905A17">
        <w:rPr>
          <w:rFonts w:cstheme="minorHAnsi"/>
          <w:i/>
          <w:iCs/>
          <w:sz w:val="22"/>
          <w:szCs w:val="22"/>
          <w:vertAlign w:val="subscript"/>
        </w:rPr>
        <w:t>y</w:t>
      </w:r>
      <w:r w:rsidRPr="00905A17">
        <w:rPr>
          <w:rFonts w:cstheme="minorHAnsi"/>
          <w:sz w:val="22"/>
          <w:szCs w:val="22"/>
        </w:rPr>
        <w:t xml:space="preserve">. The county-calendar month FE creates dummy variables for each county-calendar month in our sample (in other words, </w:t>
      </w:r>
      <w:commentRangeStart w:id="57"/>
      <w:r w:rsidRPr="00905A17">
        <w:rPr>
          <w:rFonts w:cstheme="minorHAnsi"/>
          <w:sz w:val="22"/>
          <w:szCs w:val="22"/>
        </w:rPr>
        <w:t xml:space="preserve">3,083 </w:t>
      </w:r>
      <w:commentRangeEnd w:id="57"/>
      <w:r w:rsidR="00D92A92">
        <w:rPr>
          <w:rStyle w:val="CommentReference"/>
        </w:rPr>
        <w:commentReference w:id="57"/>
      </w:r>
      <w:r w:rsidRPr="00905A17">
        <w:rPr>
          <w:rFonts w:cstheme="minorHAnsi"/>
          <w:sz w:val="22"/>
          <w:szCs w:val="22"/>
        </w:rPr>
        <w:t>counties * 12 calendar months = 36,996 intercepts). The potential value of this FE instead of the more common county-only FE is that different counties may have different seasonal effects for variables unmeasured in our regression. Like with other FEs that incorporate county, this FE means the model compares each county’s mortality counts to themselves over time, theoretically eliminating the need to control for both measured and unmeasured year-invariant county-month-level confounders such as socioeconomic status, urbanicity, and so forth.</w:t>
      </w:r>
      <w:r w:rsidRPr="00905A17">
        <w:rPr>
          <w:rFonts w:ascii="eta" w:hAnsi="eta" w:cstheme="minorHAnsi"/>
          <w:sz w:val="22"/>
          <w:szCs w:val="22"/>
        </w:rPr>
        <w:t xml:space="preserve"> </w:t>
      </w:r>
      <w:r w:rsidRPr="00905A17">
        <w:rPr>
          <w:rFonts w:cstheme="minorHAnsi"/>
          <w:sz w:val="22"/>
          <w:szCs w:val="22"/>
        </w:rPr>
        <w:t xml:space="preserve">The year FE </w:t>
      </w:r>
      <w:r w:rsidRPr="00905A17">
        <w:rPr>
          <w:rFonts w:cstheme="minorHAnsi"/>
          <w:i/>
          <w:iCs/>
          <w:sz w:val="22"/>
          <w:szCs w:val="22"/>
        </w:rPr>
        <w:t>ƛ</w:t>
      </w:r>
      <w:r w:rsidR="00AF071F">
        <w:rPr>
          <w:rFonts w:cstheme="minorHAnsi"/>
          <w:i/>
          <w:iCs/>
          <w:sz w:val="22"/>
          <w:szCs w:val="22"/>
          <w:vertAlign w:val="subscript"/>
        </w:rPr>
        <w:t>y</w:t>
      </w:r>
      <w:r w:rsidRPr="00905A17">
        <w:rPr>
          <w:rFonts w:cstheme="minorHAnsi"/>
          <w:sz w:val="22"/>
          <w:szCs w:val="22"/>
        </w:rPr>
        <w:t xml:space="preserve"> creates dummies for each year of our sample (1</w:t>
      </w:r>
      <w:r w:rsidR="00B636CD">
        <w:rPr>
          <w:rFonts w:cstheme="minorHAnsi"/>
          <w:sz w:val="22"/>
          <w:szCs w:val="22"/>
        </w:rPr>
        <w:t>4</w:t>
      </w:r>
      <w:r w:rsidRPr="00905A17">
        <w:rPr>
          <w:rFonts w:cstheme="minorHAnsi"/>
          <w:sz w:val="22"/>
          <w:szCs w:val="22"/>
        </w:rPr>
        <w:t xml:space="preserve"> dummies total for years 200</w:t>
      </w:r>
      <w:r w:rsidR="00B636CD">
        <w:rPr>
          <w:rFonts w:cstheme="minorHAnsi"/>
          <w:sz w:val="22"/>
          <w:szCs w:val="22"/>
        </w:rPr>
        <w:t>6</w:t>
      </w:r>
      <w:r w:rsidRPr="00905A17">
        <w:rPr>
          <w:rFonts w:cstheme="minorHAnsi"/>
          <w:sz w:val="22"/>
          <w:szCs w:val="22"/>
        </w:rPr>
        <w:t xml:space="preserve">-2020), controlling for nationwide secular trends. </w:t>
      </w:r>
    </w:p>
    <w:p w14:paraId="05BA6973" w14:textId="628B1FBC" w:rsidR="00705241" w:rsidRPr="00905A17" w:rsidRDefault="00705241" w:rsidP="00705241">
      <w:pPr>
        <w:pBdr>
          <w:top w:val="nil"/>
          <w:left w:val="nil"/>
          <w:bottom w:val="nil"/>
          <w:right w:val="nil"/>
          <w:between w:val="nil"/>
        </w:pBdr>
        <w:spacing w:line="480" w:lineRule="auto"/>
        <w:rPr>
          <w:rFonts w:cstheme="minorHAnsi"/>
          <w:sz w:val="22"/>
          <w:szCs w:val="22"/>
        </w:rPr>
      </w:pPr>
      <w:r w:rsidRPr="00905A17">
        <w:rPr>
          <w:rFonts w:cstheme="minorHAnsi"/>
          <w:sz w:val="22"/>
          <w:szCs w:val="22"/>
        </w:rPr>
        <w:tab/>
        <w:t xml:space="preserve">Equation 2 is substantially similar to Equation 1 but uses a county FE, </w:t>
      </w:r>
      <w:proofErr w:type="spellStart"/>
      <w:r w:rsidRPr="00905A17">
        <w:rPr>
          <w:rFonts w:cstheme="minorHAnsi"/>
          <w:i/>
          <w:iCs/>
          <w:sz w:val="22"/>
          <w:szCs w:val="22"/>
        </w:rPr>
        <w:t>η</w:t>
      </w:r>
      <w:r w:rsidRPr="00905A17">
        <w:rPr>
          <w:rFonts w:cstheme="minorHAnsi"/>
          <w:i/>
          <w:iCs/>
          <w:sz w:val="22"/>
          <w:szCs w:val="22"/>
          <w:vertAlign w:val="subscript"/>
        </w:rPr>
        <w:t>c</w:t>
      </w:r>
      <w:proofErr w:type="spellEnd"/>
      <w:r w:rsidRPr="00905A17">
        <w:rPr>
          <w:rFonts w:cstheme="minorHAnsi"/>
          <w:sz w:val="22"/>
          <w:szCs w:val="22"/>
        </w:rPr>
        <w:t xml:space="preserve"> (creating 3,083 intercepts, one for each county), and a year-month FE, </w:t>
      </w:r>
      <w:r w:rsidRPr="00905A17">
        <w:rPr>
          <w:rFonts w:cstheme="minorHAnsi"/>
          <w:i/>
          <w:iCs/>
          <w:sz w:val="22"/>
          <w:szCs w:val="22"/>
        </w:rPr>
        <w:t>ƛ</w:t>
      </w:r>
      <w:r w:rsidRPr="00905A17">
        <w:rPr>
          <w:rFonts w:cstheme="minorHAnsi"/>
          <w:i/>
          <w:iCs/>
          <w:sz w:val="22"/>
          <w:szCs w:val="22"/>
          <w:vertAlign w:val="subscript"/>
        </w:rPr>
        <w:t>y-m</w:t>
      </w:r>
      <w:r w:rsidRPr="00905A17">
        <w:rPr>
          <w:rFonts w:cstheme="minorHAnsi"/>
          <w:sz w:val="22"/>
          <w:szCs w:val="22"/>
        </w:rPr>
        <w:t xml:space="preserve"> (creating 12 calendar months * 1</w:t>
      </w:r>
      <w:r w:rsidR="009F1502">
        <w:rPr>
          <w:rFonts w:cstheme="minorHAnsi"/>
          <w:sz w:val="22"/>
          <w:szCs w:val="22"/>
        </w:rPr>
        <w:t>4</w:t>
      </w:r>
      <w:r w:rsidRPr="00905A17">
        <w:rPr>
          <w:rFonts w:cstheme="minorHAnsi"/>
          <w:sz w:val="22"/>
          <w:szCs w:val="22"/>
        </w:rPr>
        <w:t xml:space="preserve"> </w:t>
      </w:r>
      <w:proofErr w:type="gramStart"/>
      <w:r w:rsidRPr="00905A17">
        <w:rPr>
          <w:rFonts w:cstheme="minorHAnsi"/>
          <w:sz w:val="22"/>
          <w:szCs w:val="22"/>
        </w:rPr>
        <w:t xml:space="preserve">years </w:t>
      </w:r>
      <w:r w:rsidR="009F1502">
        <w:rPr>
          <w:rFonts w:cstheme="minorHAnsi"/>
          <w:sz w:val="22"/>
          <w:szCs w:val="22"/>
        </w:rPr>
        <w:t xml:space="preserve"> +</w:t>
      </w:r>
      <w:proofErr w:type="gramEnd"/>
      <w:r w:rsidR="009F1502">
        <w:rPr>
          <w:rFonts w:cstheme="minorHAnsi"/>
          <w:sz w:val="22"/>
          <w:szCs w:val="22"/>
        </w:rPr>
        <w:t xml:space="preserve"> 2 months of 2020 </w:t>
      </w:r>
      <w:r w:rsidRPr="00905A17">
        <w:rPr>
          <w:rFonts w:cstheme="minorHAnsi"/>
          <w:sz w:val="22"/>
          <w:szCs w:val="22"/>
        </w:rPr>
        <w:t>= 1</w:t>
      </w:r>
      <w:r w:rsidR="009F1502">
        <w:rPr>
          <w:rFonts w:cstheme="minorHAnsi"/>
          <w:sz w:val="22"/>
          <w:szCs w:val="22"/>
        </w:rPr>
        <w:t>7</w:t>
      </w:r>
      <w:r w:rsidRPr="00905A17">
        <w:rPr>
          <w:rFonts w:cstheme="minorHAnsi"/>
          <w:sz w:val="22"/>
          <w:szCs w:val="22"/>
        </w:rPr>
        <w:t xml:space="preserve">0 intercepts). This set of FEs compares each county to itself across all months in all years, adjusting for secular trends by each month of each year. </w:t>
      </w:r>
      <w:commentRangeStart w:id="58"/>
      <w:r w:rsidRPr="00905A17">
        <w:rPr>
          <w:rFonts w:cstheme="minorHAnsi"/>
          <w:sz w:val="22"/>
          <w:szCs w:val="22"/>
        </w:rPr>
        <w:t>This approach does not adjust for seasonality</w:t>
      </w:r>
      <w:commentRangeEnd w:id="58"/>
      <w:r w:rsidR="006D2D54">
        <w:rPr>
          <w:rStyle w:val="CommentReference"/>
        </w:rPr>
        <w:commentReference w:id="58"/>
      </w:r>
      <w:r w:rsidRPr="00905A17">
        <w:rPr>
          <w:rFonts w:cstheme="minorHAnsi"/>
          <w:sz w:val="22"/>
          <w:szCs w:val="22"/>
        </w:rPr>
        <w:t xml:space="preserve">. </w:t>
      </w:r>
    </w:p>
    <w:p w14:paraId="5B6C04DB" w14:textId="65750D36" w:rsidR="00705241" w:rsidRPr="00905A17" w:rsidRDefault="00705241" w:rsidP="00705241">
      <w:pPr>
        <w:pBdr>
          <w:top w:val="nil"/>
          <w:left w:val="nil"/>
          <w:bottom w:val="nil"/>
          <w:right w:val="nil"/>
          <w:between w:val="nil"/>
        </w:pBdr>
        <w:spacing w:line="480" w:lineRule="auto"/>
        <w:rPr>
          <w:rFonts w:ascii="eta" w:hAnsi="eta" w:cstheme="minorHAnsi"/>
          <w:sz w:val="22"/>
          <w:szCs w:val="22"/>
        </w:rPr>
      </w:pPr>
      <w:r w:rsidRPr="00905A17">
        <w:rPr>
          <w:rFonts w:cstheme="minorHAnsi"/>
          <w:sz w:val="22"/>
          <w:szCs w:val="22"/>
        </w:rPr>
        <w:lastRenderedPageBreak/>
        <w:tab/>
        <w:t xml:space="preserve">Equation 3 uses a county FE, </w:t>
      </w:r>
      <w:proofErr w:type="spellStart"/>
      <w:r w:rsidRPr="00905A17">
        <w:rPr>
          <w:rFonts w:cstheme="minorHAnsi"/>
          <w:i/>
          <w:iCs/>
          <w:sz w:val="22"/>
          <w:szCs w:val="22"/>
        </w:rPr>
        <w:t>η</w:t>
      </w:r>
      <w:r w:rsidRPr="00905A17">
        <w:rPr>
          <w:rFonts w:cstheme="minorHAnsi"/>
          <w:i/>
          <w:iCs/>
          <w:sz w:val="22"/>
          <w:szCs w:val="22"/>
          <w:vertAlign w:val="subscript"/>
        </w:rPr>
        <w:t>c</w:t>
      </w:r>
      <w:proofErr w:type="spellEnd"/>
      <w:r w:rsidRPr="00905A17">
        <w:rPr>
          <w:rFonts w:cstheme="minorHAnsi"/>
          <w:sz w:val="22"/>
          <w:szCs w:val="22"/>
        </w:rPr>
        <w:t xml:space="preserve"> (creating 3,083 intercepts, one for each county), and a year FE, </w:t>
      </w:r>
      <w:r w:rsidRPr="00905A17">
        <w:rPr>
          <w:rFonts w:cstheme="minorHAnsi"/>
          <w:i/>
          <w:iCs/>
          <w:sz w:val="22"/>
          <w:szCs w:val="22"/>
        </w:rPr>
        <w:t>ƛ</w:t>
      </w:r>
      <w:r w:rsidRPr="00905A17">
        <w:rPr>
          <w:rFonts w:cstheme="minorHAnsi"/>
          <w:i/>
          <w:iCs/>
          <w:sz w:val="22"/>
          <w:szCs w:val="22"/>
          <w:vertAlign w:val="subscript"/>
        </w:rPr>
        <w:t>y</w:t>
      </w:r>
      <w:r w:rsidRPr="00905A17">
        <w:rPr>
          <w:rFonts w:cstheme="minorHAnsi"/>
          <w:sz w:val="22"/>
          <w:szCs w:val="22"/>
        </w:rPr>
        <w:t xml:space="preserve"> (creating 15 intercepts, one for each year). It is conceptually the simplest, comparing each county to itself across all months in all years, adjusting for secular trends at the yearly level. </w:t>
      </w:r>
    </w:p>
    <w:p w14:paraId="5A031DDC" w14:textId="550A2EEA" w:rsidR="00705241" w:rsidRPr="00905A17" w:rsidRDefault="00705241" w:rsidP="00705241">
      <w:pPr>
        <w:pBdr>
          <w:top w:val="nil"/>
          <w:left w:val="nil"/>
          <w:bottom w:val="nil"/>
          <w:right w:val="nil"/>
          <w:between w:val="nil"/>
        </w:pBdr>
        <w:spacing w:line="480" w:lineRule="auto"/>
        <w:ind w:firstLine="720"/>
        <w:rPr>
          <w:rFonts w:cstheme="minorHAnsi"/>
          <w:sz w:val="22"/>
          <w:szCs w:val="22"/>
        </w:rPr>
      </w:pPr>
      <w:r w:rsidRPr="00905A17">
        <w:rPr>
          <w:rFonts w:cstheme="minorHAnsi"/>
          <w:sz w:val="22"/>
          <w:szCs w:val="22"/>
        </w:rPr>
        <w:t xml:space="preserve">Other parameters in Equations 1-3 vary slightly across the regressions we ran in our analysis, but they are substantially similar, so they are explained here. </w:t>
      </w:r>
      <w:proofErr w:type="spellStart"/>
      <w:r w:rsidRPr="00905A17">
        <w:rPr>
          <w:rFonts w:cstheme="minorHAnsi"/>
          <w:i/>
          <w:iCs/>
          <w:sz w:val="22"/>
          <w:szCs w:val="22"/>
        </w:rPr>
        <w:t>SmokePM</w:t>
      </w:r>
      <w:r w:rsidRPr="00905A17">
        <w:rPr>
          <w:rFonts w:cstheme="minorHAnsi"/>
          <w:i/>
          <w:iCs/>
          <w:sz w:val="22"/>
          <w:szCs w:val="22"/>
          <w:vertAlign w:val="subscript"/>
        </w:rPr>
        <w:t>c</w:t>
      </w:r>
      <w:proofErr w:type="spellEnd"/>
      <w:r w:rsidRPr="00905A17">
        <w:rPr>
          <w:rFonts w:cstheme="minorHAnsi"/>
          <w:i/>
          <w:iCs/>
          <w:sz w:val="22"/>
          <w:szCs w:val="22"/>
          <w:vertAlign w:val="subscript"/>
        </w:rPr>
        <w:t>, m, y</w:t>
      </w:r>
      <w:r w:rsidRPr="00905A17">
        <w:rPr>
          <w:rFonts w:cstheme="minorHAnsi"/>
          <w:sz w:val="22"/>
          <w:szCs w:val="22"/>
        </w:rPr>
        <w:t xml:space="preserve"> represents the mean daily wildfire </w:t>
      </w:r>
      <w:proofErr w:type="gramStart"/>
      <w:r w:rsidRPr="00905A17">
        <w:rPr>
          <w:rFonts w:cstheme="minorHAnsi"/>
          <w:sz w:val="22"/>
          <w:szCs w:val="22"/>
        </w:rPr>
        <w:t>smoke-attributable</w:t>
      </w:r>
      <w:proofErr w:type="gramEnd"/>
      <w:r w:rsidRPr="00905A17">
        <w:rPr>
          <w:rFonts w:cstheme="minorHAnsi"/>
          <w:sz w:val="22"/>
          <w:szCs w:val="22"/>
        </w:rPr>
        <w:t xml:space="preserve"> PM2.5 pollution in county </w:t>
      </w:r>
      <w:r w:rsidRPr="00905A17">
        <w:rPr>
          <w:rFonts w:cstheme="minorHAnsi"/>
          <w:i/>
          <w:iCs/>
          <w:sz w:val="22"/>
          <w:szCs w:val="22"/>
        </w:rPr>
        <w:t>c</w:t>
      </w:r>
      <w:r w:rsidRPr="00905A17">
        <w:rPr>
          <w:rFonts w:cstheme="minorHAnsi"/>
          <w:sz w:val="22"/>
          <w:szCs w:val="22"/>
        </w:rPr>
        <w:t xml:space="preserve"> during month </w:t>
      </w:r>
      <w:r w:rsidRPr="00905A17">
        <w:rPr>
          <w:rFonts w:cstheme="minorHAnsi"/>
          <w:i/>
          <w:iCs/>
          <w:sz w:val="22"/>
          <w:szCs w:val="22"/>
        </w:rPr>
        <w:t>m</w:t>
      </w:r>
      <w:r w:rsidRPr="00905A17">
        <w:rPr>
          <w:rFonts w:cstheme="minorHAnsi"/>
          <w:sz w:val="22"/>
          <w:szCs w:val="22"/>
        </w:rPr>
        <w:t xml:space="preserve"> of year </w:t>
      </w:r>
      <w:r w:rsidRPr="00905A17">
        <w:rPr>
          <w:rFonts w:cstheme="minorHAnsi"/>
          <w:i/>
          <w:iCs/>
          <w:sz w:val="22"/>
          <w:szCs w:val="22"/>
        </w:rPr>
        <w:t>y</w:t>
      </w:r>
      <w:r w:rsidRPr="00905A17">
        <w:rPr>
          <w:rFonts w:cstheme="minorHAnsi"/>
          <w:sz w:val="22"/>
          <w:szCs w:val="22"/>
        </w:rPr>
        <w:t>, and is our main variable of interest. We used no lag terms, so this regression models the effect of same-month smoke PM2.5 on mortality.</w:t>
      </w:r>
      <w:r w:rsidRPr="00905A17">
        <w:rPr>
          <w:rFonts w:cstheme="minorHAnsi"/>
          <w:i/>
          <w:iCs/>
          <w:sz w:val="22"/>
          <w:szCs w:val="22"/>
        </w:rPr>
        <w:t xml:space="preserve"> </w:t>
      </w:r>
      <w:proofErr w:type="spellStart"/>
      <w:proofErr w:type="gramStart"/>
      <w:r w:rsidRPr="00905A17">
        <w:rPr>
          <w:rFonts w:cstheme="minorHAnsi"/>
          <w:i/>
          <w:iCs/>
          <w:sz w:val="22"/>
          <w:szCs w:val="22"/>
        </w:rPr>
        <w:t>Temp</w:t>
      </w:r>
      <w:r w:rsidRPr="00905A17">
        <w:rPr>
          <w:rFonts w:cstheme="minorHAnsi"/>
          <w:i/>
          <w:iCs/>
          <w:sz w:val="22"/>
          <w:szCs w:val="22"/>
          <w:vertAlign w:val="subscript"/>
        </w:rPr>
        <w:t>c,m</w:t>
      </w:r>
      <w:proofErr w:type="gramEnd"/>
      <w:r w:rsidRPr="00905A17">
        <w:rPr>
          <w:rFonts w:cstheme="minorHAnsi"/>
          <w:i/>
          <w:iCs/>
          <w:sz w:val="22"/>
          <w:szCs w:val="22"/>
          <w:vertAlign w:val="subscript"/>
        </w:rPr>
        <w:t>,y</w:t>
      </w:r>
      <w:proofErr w:type="spellEnd"/>
      <w:r w:rsidRPr="00905A17">
        <w:rPr>
          <w:rFonts w:cstheme="minorHAnsi"/>
          <w:sz w:val="22"/>
          <w:szCs w:val="22"/>
          <w:vertAlign w:val="subscript"/>
        </w:rPr>
        <w:t xml:space="preserve"> </w:t>
      </w:r>
      <w:r w:rsidRPr="00905A17">
        <w:rPr>
          <w:rFonts w:cstheme="minorHAnsi"/>
          <w:sz w:val="22"/>
          <w:szCs w:val="22"/>
        </w:rPr>
        <w:t xml:space="preserve">represents the mean monthly temperature of each county, and a natural cubic spline with 3 degrees of freedom is applied to account for nonlinear effects of temperature on mortality. Similarly, </w:t>
      </w:r>
      <w:proofErr w:type="spellStart"/>
      <w:proofErr w:type="gramStart"/>
      <w:r w:rsidRPr="00905A17">
        <w:rPr>
          <w:rFonts w:cstheme="minorHAnsi"/>
          <w:i/>
          <w:iCs/>
          <w:sz w:val="22"/>
          <w:szCs w:val="22"/>
        </w:rPr>
        <w:t>Precip</w:t>
      </w:r>
      <w:r w:rsidRPr="00905A17">
        <w:rPr>
          <w:rFonts w:cstheme="minorHAnsi"/>
          <w:i/>
          <w:iCs/>
          <w:sz w:val="22"/>
          <w:szCs w:val="22"/>
          <w:vertAlign w:val="subscript"/>
        </w:rPr>
        <w:t>c,m</w:t>
      </w:r>
      <w:proofErr w:type="gramEnd"/>
      <w:r w:rsidRPr="00905A17">
        <w:rPr>
          <w:rFonts w:cstheme="minorHAnsi"/>
          <w:i/>
          <w:iCs/>
          <w:sz w:val="22"/>
          <w:szCs w:val="22"/>
          <w:vertAlign w:val="subscript"/>
        </w:rPr>
        <w:t>,y</w:t>
      </w:r>
      <w:proofErr w:type="spellEnd"/>
      <w:r w:rsidRPr="00905A17">
        <w:rPr>
          <w:rFonts w:cstheme="minorHAnsi"/>
          <w:sz w:val="22"/>
          <w:szCs w:val="22"/>
        </w:rPr>
        <w:t xml:space="preserve"> represents the mean precipitation for each county, modeled linearly. The offset term </w:t>
      </w:r>
      <w:proofErr w:type="gramStart"/>
      <w:r w:rsidRPr="00905A17">
        <w:rPr>
          <w:rFonts w:cstheme="minorHAnsi"/>
          <w:i/>
          <w:iCs/>
          <w:sz w:val="22"/>
          <w:szCs w:val="22"/>
        </w:rPr>
        <w:t>ln(</w:t>
      </w:r>
      <w:proofErr w:type="spellStart"/>
      <w:proofErr w:type="gramEnd"/>
      <w:r w:rsidRPr="00905A17">
        <w:rPr>
          <w:rFonts w:cstheme="minorHAnsi"/>
          <w:i/>
          <w:iCs/>
          <w:sz w:val="22"/>
          <w:szCs w:val="22"/>
        </w:rPr>
        <w:t>Pop</w:t>
      </w:r>
      <w:r w:rsidRPr="00905A17">
        <w:rPr>
          <w:rFonts w:cstheme="minorHAnsi"/>
          <w:i/>
          <w:iCs/>
          <w:sz w:val="22"/>
          <w:szCs w:val="22"/>
          <w:vertAlign w:val="subscript"/>
        </w:rPr>
        <w:t>c,y</w:t>
      </w:r>
      <w:proofErr w:type="spellEnd"/>
      <w:r w:rsidRPr="00905A17">
        <w:rPr>
          <w:rFonts w:cstheme="minorHAnsi"/>
          <w:i/>
          <w:iCs/>
          <w:sz w:val="22"/>
          <w:szCs w:val="22"/>
        </w:rPr>
        <w:t>)</w:t>
      </w:r>
      <w:r w:rsidRPr="00905A17">
        <w:rPr>
          <w:rFonts w:cstheme="minorHAnsi"/>
          <w:sz w:val="22"/>
          <w:szCs w:val="22"/>
        </w:rPr>
        <w:t xml:space="preserve"> represents the total population of each county </w:t>
      </w:r>
      <w:r w:rsidRPr="00905A17">
        <w:rPr>
          <w:rFonts w:cstheme="minorHAnsi"/>
          <w:i/>
          <w:iCs/>
          <w:sz w:val="22"/>
          <w:szCs w:val="22"/>
        </w:rPr>
        <w:t xml:space="preserve">c </w:t>
      </w:r>
      <w:r w:rsidRPr="00905A17">
        <w:rPr>
          <w:rFonts w:cstheme="minorHAnsi"/>
          <w:sz w:val="22"/>
          <w:szCs w:val="22"/>
        </w:rPr>
        <w:t xml:space="preserve"> in each year </w:t>
      </w:r>
      <w:r w:rsidRPr="00905A17">
        <w:rPr>
          <w:rFonts w:cstheme="minorHAnsi"/>
          <w:i/>
          <w:iCs/>
          <w:sz w:val="22"/>
          <w:szCs w:val="22"/>
        </w:rPr>
        <w:t>y</w:t>
      </w:r>
      <w:r w:rsidRPr="00905A17">
        <w:rPr>
          <w:rFonts w:cstheme="minorHAnsi"/>
          <w:sz w:val="22"/>
          <w:szCs w:val="22"/>
        </w:rPr>
        <w:t xml:space="preserve">, and it is included so that the model results can be interpreted as an effect on mortality rates instead of on raw mortality counts. </w:t>
      </w:r>
      <w:proofErr w:type="spellStart"/>
      <w:r w:rsidRPr="00905A17">
        <w:rPr>
          <w:rFonts w:cstheme="minorHAnsi"/>
          <w:sz w:val="22"/>
          <w:szCs w:val="22"/>
        </w:rPr>
        <w:t>ε</w:t>
      </w:r>
      <w:proofErr w:type="gramStart"/>
      <w:r w:rsidRPr="00905A17">
        <w:rPr>
          <w:rFonts w:cstheme="minorHAnsi"/>
          <w:sz w:val="22"/>
          <w:szCs w:val="22"/>
          <w:vertAlign w:val="subscript"/>
        </w:rPr>
        <w:t>c,m</w:t>
      </w:r>
      <w:proofErr w:type="gramEnd"/>
      <w:r w:rsidRPr="00905A17">
        <w:rPr>
          <w:rFonts w:cstheme="minorHAnsi"/>
          <w:sz w:val="22"/>
          <w:szCs w:val="22"/>
          <w:vertAlign w:val="subscript"/>
        </w:rPr>
        <w:t>,y</w:t>
      </w:r>
      <w:proofErr w:type="spellEnd"/>
      <w:r w:rsidRPr="00905A17">
        <w:rPr>
          <w:rFonts w:cstheme="minorHAnsi"/>
          <w:sz w:val="22"/>
          <w:szCs w:val="22"/>
        </w:rPr>
        <w:t xml:space="preserve"> represents the error term. β</w:t>
      </w:r>
      <w:r w:rsidRPr="00905A17">
        <w:rPr>
          <w:rFonts w:cstheme="minorHAnsi"/>
          <w:i/>
          <w:iCs/>
          <w:sz w:val="22"/>
          <w:szCs w:val="22"/>
          <w:vertAlign w:val="subscript"/>
        </w:rPr>
        <w:t>1</w:t>
      </w:r>
      <w:r w:rsidRPr="00905A17">
        <w:rPr>
          <w:rFonts w:cstheme="minorHAnsi"/>
          <w:sz w:val="22"/>
          <w:szCs w:val="22"/>
        </w:rPr>
        <w:t xml:space="preserve"> represents the average effect of an additional µg/m</w:t>
      </w:r>
      <w:r w:rsidRPr="00905A17">
        <w:rPr>
          <w:rFonts w:cstheme="minorHAnsi"/>
          <w:sz w:val="22"/>
          <w:szCs w:val="22"/>
          <w:vertAlign w:val="superscript"/>
        </w:rPr>
        <w:t>3</w:t>
      </w:r>
      <w:r w:rsidRPr="00905A17">
        <w:rPr>
          <w:rFonts w:cstheme="minorHAnsi"/>
          <w:sz w:val="22"/>
          <w:szCs w:val="22"/>
        </w:rPr>
        <w:t xml:space="preserve"> of average monthly smoke PM2.5, though it must be </w:t>
      </w:r>
      <w:commentRangeStart w:id="59"/>
      <w:r w:rsidRPr="00905A17">
        <w:rPr>
          <w:rFonts w:cstheme="minorHAnsi"/>
          <w:sz w:val="22"/>
          <w:szCs w:val="22"/>
        </w:rPr>
        <w:t xml:space="preserve">exponentiated to be interpretable as a </w:t>
      </w:r>
      <w:commentRangeStart w:id="60"/>
      <w:r w:rsidRPr="00905A17">
        <w:rPr>
          <w:rFonts w:cstheme="minorHAnsi"/>
          <w:sz w:val="22"/>
          <w:szCs w:val="22"/>
        </w:rPr>
        <w:t>risk ratio</w:t>
      </w:r>
      <w:commentRangeEnd w:id="59"/>
      <w:r w:rsidRPr="00905A17">
        <w:rPr>
          <w:rStyle w:val="CommentReference"/>
          <w:sz w:val="22"/>
          <w:szCs w:val="22"/>
        </w:rPr>
        <w:commentReference w:id="59"/>
      </w:r>
      <w:r w:rsidRPr="00905A17">
        <w:rPr>
          <w:rFonts w:cstheme="minorHAnsi"/>
          <w:sz w:val="22"/>
          <w:szCs w:val="22"/>
        </w:rPr>
        <w:t xml:space="preserve">. </w:t>
      </w:r>
      <w:commentRangeEnd w:id="60"/>
      <w:r w:rsidR="006D2D54">
        <w:rPr>
          <w:rStyle w:val="CommentReference"/>
        </w:rPr>
        <w:commentReference w:id="60"/>
      </w:r>
      <w:r w:rsidRPr="00905A17">
        <w:rPr>
          <w:rFonts w:cstheme="minorHAnsi"/>
          <w:sz w:val="22"/>
          <w:szCs w:val="22"/>
        </w:rPr>
        <w:t xml:space="preserve">The model was weighted by county population size. Robust standard errors were used, and they were clustered at the county level to account for within-unit correlation. Modeling was done using the </w:t>
      </w:r>
      <w:r w:rsidR="007C55A4">
        <w:rPr>
          <w:rFonts w:cstheme="minorHAnsi"/>
          <w:sz w:val="22"/>
          <w:szCs w:val="22"/>
        </w:rPr>
        <w:t>`</w:t>
      </w:r>
      <w:r w:rsidRPr="00905A17">
        <w:rPr>
          <w:rFonts w:cstheme="minorHAnsi"/>
          <w:sz w:val="22"/>
          <w:szCs w:val="22"/>
        </w:rPr>
        <w:t>fixest</w:t>
      </w:r>
      <w:r w:rsidR="007C55A4">
        <w:rPr>
          <w:rFonts w:cstheme="minorHAnsi"/>
          <w:sz w:val="22"/>
          <w:szCs w:val="22"/>
        </w:rPr>
        <w:t>`</w:t>
      </w:r>
      <w:r w:rsidRPr="00905A17">
        <w:rPr>
          <w:rFonts w:cstheme="minorHAnsi"/>
          <w:sz w:val="22"/>
          <w:szCs w:val="22"/>
        </w:rPr>
        <w:t xml:space="preserve"> package in R 4.2.0. Tests for significance were two-tailed.</w:t>
      </w:r>
    </w:p>
    <w:p w14:paraId="449D706A" w14:textId="47D80A66" w:rsidR="00705241" w:rsidRPr="00905A17" w:rsidRDefault="00F87CD0" w:rsidP="00705241">
      <w:pPr>
        <w:pBdr>
          <w:top w:val="nil"/>
          <w:left w:val="nil"/>
          <w:bottom w:val="nil"/>
          <w:right w:val="nil"/>
          <w:between w:val="nil"/>
        </w:pBdr>
        <w:spacing w:line="480" w:lineRule="auto"/>
        <w:ind w:firstLine="720"/>
        <w:rPr>
          <w:rFonts w:cstheme="minorHAnsi"/>
          <w:sz w:val="22"/>
          <w:szCs w:val="22"/>
        </w:rPr>
      </w:pPr>
      <w:r>
        <w:rPr>
          <w:rFonts w:cstheme="minorHAnsi"/>
          <w:sz w:val="22"/>
          <w:szCs w:val="22"/>
        </w:rPr>
        <w:t>None of these models</w:t>
      </w:r>
      <w:r w:rsidR="00705241" w:rsidRPr="00905A17">
        <w:rPr>
          <w:rFonts w:cstheme="minorHAnsi"/>
          <w:sz w:val="22"/>
          <w:szCs w:val="22"/>
        </w:rPr>
        <w:t xml:space="preserve"> </w:t>
      </w:r>
      <w:r>
        <w:rPr>
          <w:rFonts w:cstheme="minorHAnsi"/>
          <w:sz w:val="22"/>
          <w:szCs w:val="22"/>
        </w:rPr>
        <w:t>can</w:t>
      </w:r>
      <w:r w:rsidR="00705241" w:rsidRPr="00905A17">
        <w:rPr>
          <w:rFonts w:cstheme="minorHAnsi"/>
          <w:sz w:val="22"/>
          <w:szCs w:val="22"/>
        </w:rPr>
        <w:t xml:space="preserve"> control for confounders that vary across both time and county. We chose to directly adjust for temperature and precipitation because they clearly vary across both county and time, and are known to be associated with wildfire risk, ambient PM2.5, and mortality.</w:t>
      </w:r>
      <w:r w:rsidR="00705241" w:rsidRPr="00905A17">
        <w:rPr>
          <w:rFonts w:cstheme="minorHAnsi"/>
          <w:sz w:val="22"/>
          <w:szCs w:val="22"/>
        </w:rPr>
        <w:fldChar w:fldCharType="begin"/>
      </w:r>
      <w:r w:rsidR="00B92816">
        <w:rPr>
          <w:rFonts w:cstheme="minorHAnsi"/>
          <w:sz w:val="22"/>
          <w:szCs w:val="22"/>
        </w:rPr>
        <w:instrText xml:space="preserve"> ADDIN ZOTERO_ITEM CSL_CITATION {"citationID":"2vD6i6jt","properties":{"formattedCitation":"\\super 25\\uc0\\u8211{}28\\nosupersub{}","plainCitation":"25–28","noteIndex":0},"citationItems":[{"id":75,"uris":["http://zotero.org/users/local/5kaUw5tp/items/TUCX2BII"],"itemData":{"id":75,"type":"article-journal","abstract":"This study examines the statistical association of wildfire risk with climatic conditions and non-climate variables in 48 continental US states. Because the response variable “wildfire risk” is a fractional variable bounded between zero and one, we use a non-linear panel data model to recognize the bounded nature of the response variable. We estimate the non-linear panel data model (fractional probit) using the Generalized Estimating Equation (GEE) approach to ensure that the parameter estimation is efficient. The statistical model, coupled with the future climates projected by Global Climate Models (GCMs), is then employed to assess the impact of global climate change on wildfire risk. Our regression results show that wildfire risk is positively related to spring, summer, and winter temperatures and human population density whereas it is negatively associated with precipitation. The simulation results based on GCMs and the regression model indicate that climate change will intensify wildfire risk throughout the entire US, especially in the South Central region, posing an increasing wildfire threat and thus calling for more effective wildfire management strategies.","container-title":"Forests","DOI":"10.3390/f6093197","ISSN":"1999-4907","issue":"12","journalAbbreviation":"Forests","language":"en","page":"3197-3211","source":"DOI.org (Crossref)","title":"Assessing Climate Change Impacts on Wildfire Risk in the United States","volume":"6","author":[{"family":"An","given":"Hyunjin"},{"family":"Gan","given":"Jianbang"},{"family":"Cho","given":"Sung"}],"issued":{"date-parts":[["2015",9,15]]}}},{"id":70,"uris":["http://zotero.org/users/local/5kaUw5tp/items/447SXNYK"],"itemData":{"id":70,"type":"article-journal","abstract":"Background: This review examines recent evidence on mortality from elevated ambient temperature for studies published from January 2001 to December 2008.\nMethods: PubMed was used to search for the following keywords: temperature, apparent temperature, heat, heat index, and mortality. The search was limited to the English language and epidemiologic studies. Studies that reported mortality counts or excess deaths following heat waves were excluded so that the focus remained on general ambient temperature and mortality in a variety of locations. Studies focusing on cold temperature effects were also excluded.\nResults: Thirty-six total studies were presented in three tables: 1) elevated ambient temperature and mortality; 2) air pollutants as confounders and/or effect modifiers of the elevated ambient temperature and mortality association; and 3) vulnerable subgroups of the elevated ambient temperature-mortality association. The evidence suggests that particulate matter with less than 10 um in aerodynamic diameter and ozone may confound the association, while ozone was an effect modifier in the warmer months in some locations. Nonetheless, the independent effect of temperature and mortality was withheld. Elevated temperature was associated with increased risk for those dying from cardiovascular, respiratory, cerebrovascular, and some specific cardiovascular diseases, such as ischemic heart disease, congestive heart failure, and myocardial infarction. Vulnerable subgroups also included: Black racial/ethnic group, women, those with lower socioeconomic status, and several age groups, particularly the elderly over 65 years of age as well as infants and young children.\nConclusion: Many of these outcomes and vulnerable subgroups have only been identified in recent studies and varied by location and study population. Thus, region-specific policies, especially in urban areas, are vital to the mitigation of heat-related deaths.","container-title":"Environmental Health","DOI":"10.1186/1476-069X-8-40","ISSN":"1476-069X","issue":"1","journalAbbreviation":"Environ Health","language":"en","page":"40","source":"DOI.org (Crossref)","title":"High ambient temperature and mortality: a review of epidemiologic studies from 2001 to 2008","title-short":"High ambient temperature and mortality","volume":"8","author":[{"family":"Basu","given":"Rupa"}],"issued":{"date-parts":[["2009",12]]}}},{"id":71,"uris":["http://zotero.org/users/local/5kaUw5tp/items/HSRHLCIM"],"itemData":{"id":71,"type":"article-journal","container-title":"Epidemiologic Reviews","DOI":"10.1093/epirev/mxf007","ISSN":"0193-936X, 1478-6729","issue":"2","journalAbbreviation":"Epidemiologic Reviews","language":"en","page":"190-202","source":"DOI.org (Crossref)","title":"Relation between Elevated Ambient Temperature and Mortality: A Review of the Epidemiologic Evidence","title-short":"Relation between Elevated Ambient Temperature and Mortality","volume":"24","author":[{"family":"Basu","given":"R."}],"issued":{"date-parts":[["2002",12,1]]}}},{"id":73,"uris":["http://zotero.org/users/local/5kaUw5tp/items/MXL6JA7W"],"itemData":{"id":73,"type":"article-journal","abstract":"We applied a multiple linear regression (MLR) model to study the correlations of total PM2.5 and its components with meteorological variables using an 11-year (1998e2008) observational record over the contiguous US. The data were deseasonalized and detrended to focus on synoptic-scale correlations. We ﬁnd that daily variation in meteorology as described by the MLR can explain up to 50% of PM2.5 variability with temperature, relative humidity (RH), precipitation, and circulation all being important predictors. Temperature is positively correlated with sulfate, organic carbon (OC) and elemental carbon (EC) almost everywhere. The correlation of nitrate with temperature is negative in the Southeast but positive in California and the Great Plains. RH is positively correlated with sulfate and nitrate, but negatively with OC and EC. Precipitation is strongly negatively correlated with all PM2.5 components. We ﬁnd that PM2.5 concentrations are on average 2.6 mg mÀ3 higher on stagnant vs. non-stagnant days. Our observed correlations provide a test for chemical transport models used to simulate the sensitivity of PM2.5 to climate change. They point to the importance of adequately representing the temperature dependence of agricultural, biogenic and wildﬁre emissions in these models.","container-title":"Atmospheric Environment","DOI":"10.1016/j.atmosenv.2010.06.060","ISSN":"13522310","issue":"32","journalAbbreviation":"Atmospheric Environment","language":"en","page":"3976-3984","source":"DOI.org (Crossref)","title":"Correlations between fine particulate matter (PM2.5) and meteorological variables in the United States: Implications for the sensitivity of PM2.5 to climate change","title-short":"Correlations between fine particulate matter (PM2.5) and meteorological variables in the United States","volume":"44","author":[{"family":"Tai","given":"Amos P.K."},{"family":"Mickley","given":"Loretta J."},{"family":"Jacob","given":"Daniel J."}],"issued":{"date-parts":[["2010",10]]}}}],"schema":"https://github.com/citation-style-language/schema/raw/master/csl-citation.json"} </w:instrText>
      </w:r>
      <w:r w:rsidR="00705241" w:rsidRPr="00905A17">
        <w:rPr>
          <w:rFonts w:cstheme="minorHAnsi"/>
          <w:sz w:val="22"/>
          <w:szCs w:val="22"/>
        </w:rPr>
        <w:fldChar w:fldCharType="separate"/>
      </w:r>
      <w:r w:rsidR="00B92816" w:rsidRPr="00B92816">
        <w:rPr>
          <w:rFonts w:ascii="Calibri" w:cs="Calibri"/>
          <w:sz w:val="22"/>
          <w:vertAlign w:val="superscript"/>
        </w:rPr>
        <w:t>25–28</w:t>
      </w:r>
      <w:r w:rsidR="00705241" w:rsidRPr="00905A17">
        <w:rPr>
          <w:rFonts w:cstheme="minorHAnsi"/>
          <w:sz w:val="22"/>
          <w:szCs w:val="22"/>
        </w:rPr>
        <w:fldChar w:fldCharType="end"/>
      </w:r>
      <w:r w:rsidR="00705241" w:rsidRPr="00905A17">
        <w:rPr>
          <w:rFonts w:cstheme="minorHAnsi"/>
          <w:sz w:val="22"/>
          <w:szCs w:val="22"/>
        </w:rPr>
        <w:t xml:space="preserve"> Other potential confounders are not directly measured, and represent a possible source of bias.</w:t>
      </w:r>
    </w:p>
    <w:p w14:paraId="66EE7722" w14:textId="29883B17" w:rsidR="00751A8E" w:rsidRPr="00905A17" w:rsidRDefault="00705241" w:rsidP="00705241">
      <w:pPr>
        <w:pBdr>
          <w:top w:val="nil"/>
          <w:left w:val="nil"/>
          <w:bottom w:val="nil"/>
          <w:right w:val="nil"/>
          <w:between w:val="nil"/>
        </w:pBdr>
        <w:spacing w:line="480" w:lineRule="auto"/>
        <w:ind w:firstLine="720"/>
        <w:rPr>
          <w:rFonts w:cstheme="minorHAnsi"/>
          <w:sz w:val="22"/>
          <w:szCs w:val="22"/>
        </w:rPr>
      </w:pPr>
      <w:commentRangeStart w:id="61"/>
      <w:r w:rsidRPr="00905A17">
        <w:rPr>
          <w:rFonts w:cstheme="minorHAnsi"/>
          <w:sz w:val="22"/>
          <w:szCs w:val="22"/>
        </w:rPr>
        <w:t xml:space="preserve">While </w:t>
      </w:r>
      <w:commentRangeEnd w:id="61"/>
      <w:r w:rsidRPr="00905A17">
        <w:rPr>
          <w:rStyle w:val="CommentReference"/>
          <w:sz w:val="22"/>
          <w:szCs w:val="22"/>
        </w:rPr>
        <w:commentReference w:id="61"/>
      </w:r>
      <w:r w:rsidRPr="00905A17">
        <w:rPr>
          <w:rFonts w:cstheme="minorHAnsi"/>
          <w:sz w:val="22"/>
          <w:szCs w:val="22"/>
        </w:rPr>
        <w:t xml:space="preserve">the offset term does allow the model coefficients to be interpreted as affecting the mortality rate instead of the raw death counts, this effect on the mortality rate is not age-adjusted, strictly speaking. However, the county-month fixed effect accounts for county-level population age </w:t>
      </w:r>
      <w:r w:rsidRPr="00905A17">
        <w:rPr>
          <w:rFonts w:cstheme="minorHAnsi"/>
          <w:sz w:val="22"/>
          <w:szCs w:val="22"/>
        </w:rPr>
        <w:lastRenderedPageBreak/>
        <w:t xml:space="preserve">structures, and the year fixed effect accounts for nationwide trends in aging. These combined effects minimize the concern of confounding by population age structure, because </w:t>
      </w:r>
      <w:proofErr w:type="gramStart"/>
      <w:r w:rsidRPr="00905A17">
        <w:rPr>
          <w:rFonts w:cstheme="minorHAnsi"/>
          <w:sz w:val="22"/>
          <w:szCs w:val="22"/>
        </w:rPr>
        <w:t>in order for</w:t>
      </w:r>
      <w:proofErr w:type="gramEnd"/>
      <w:r w:rsidRPr="00905A17">
        <w:rPr>
          <w:rFonts w:cstheme="minorHAnsi"/>
          <w:sz w:val="22"/>
          <w:szCs w:val="22"/>
        </w:rPr>
        <w:t xml:space="preserve"> it to be a confounder, county age structure would have to vary year-to-year in a way that is correlated with changes in smoke PM2.5 and is not captured in national trends, which is not highly plausible.</w:t>
      </w:r>
    </w:p>
    <w:p w14:paraId="76C688FF" w14:textId="77777777" w:rsidR="00A836D2" w:rsidRPr="00905A17" w:rsidRDefault="00A836D2" w:rsidP="00A836D2">
      <w:pPr>
        <w:pBdr>
          <w:top w:val="nil"/>
          <w:left w:val="nil"/>
          <w:bottom w:val="nil"/>
          <w:right w:val="nil"/>
          <w:between w:val="nil"/>
        </w:pBdr>
        <w:spacing w:line="480" w:lineRule="auto"/>
        <w:rPr>
          <w:rFonts w:cstheme="minorHAnsi"/>
          <w:sz w:val="22"/>
          <w:szCs w:val="22"/>
        </w:rPr>
      </w:pPr>
    </w:p>
    <w:p w14:paraId="733EAA85" w14:textId="4A6E9257" w:rsidR="00A836D2" w:rsidRPr="00905A17" w:rsidRDefault="00A836D2" w:rsidP="00A836D2">
      <w:pPr>
        <w:pBdr>
          <w:top w:val="nil"/>
          <w:left w:val="nil"/>
          <w:bottom w:val="nil"/>
          <w:right w:val="nil"/>
          <w:between w:val="nil"/>
        </w:pBdr>
        <w:spacing w:line="480" w:lineRule="auto"/>
        <w:rPr>
          <w:rFonts w:cstheme="minorHAnsi"/>
          <w:b/>
          <w:bCs/>
          <w:sz w:val="22"/>
          <w:szCs w:val="22"/>
        </w:rPr>
      </w:pPr>
      <w:r w:rsidRPr="00905A17">
        <w:rPr>
          <w:rFonts w:cstheme="minorHAnsi"/>
          <w:b/>
          <w:bCs/>
          <w:sz w:val="22"/>
          <w:szCs w:val="22"/>
          <w:u w:val="single"/>
        </w:rPr>
        <w:t>Results</w:t>
      </w:r>
      <w:r w:rsidRPr="00905A17">
        <w:rPr>
          <w:rFonts w:cstheme="minorHAnsi"/>
          <w:b/>
          <w:bCs/>
          <w:sz w:val="22"/>
          <w:szCs w:val="22"/>
        </w:rPr>
        <w:t>:</w:t>
      </w:r>
    </w:p>
    <w:p w14:paraId="6521D5C6" w14:textId="00CBD40B" w:rsidR="00A836D2" w:rsidRPr="00905A17" w:rsidRDefault="00C34607" w:rsidP="00A836D2">
      <w:pPr>
        <w:pBdr>
          <w:top w:val="nil"/>
          <w:left w:val="nil"/>
          <w:bottom w:val="nil"/>
          <w:right w:val="nil"/>
          <w:between w:val="nil"/>
        </w:pBdr>
        <w:spacing w:line="480" w:lineRule="auto"/>
        <w:rPr>
          <w:rFonts w:cstheme="minorHAnsi"/>
          <w:sz w:val="22"/>
          <w:szCs w:val="22"/>
        </w:rPr>
      </w:pPr>
      <w:r w:rsidRPr="00905A17">
        <w:rPr>
          <w:rFonts w:cstheme="minorHAnsi"/>
          <w:b/>
          <w:bCs/>
          <w:sz w:val="22"/>
          <w:szCs w:val="22"/>
        </w:rPr>
        <w:tab/>
      </w:r>
      <w:r w:rsidR="00F20CBE" w:rsidRPr="00905A17">
        <w:rPr>
          <w:rFonts w:cstheme="minorHAnsi"/>
          <w:sz w:val="22"/>
          <w:szCs w:val="22"/>
        </w:rPr>
        <w:t xml:space="preserve">Our analysis using the </w:t>
      </w:r>
      <w:commentRangeStart w:id="62"/>
      <w:r w:rsidR="00F20CBE" w:rsidRPr="00905A17">
        <w:rPr>
          <w:rFonts w:cstheme="minorHAnsi"/>
          <w:sz w:val="22"/>
          <w:szCs w:val="22"/>
        </w:rPr>
        <w:t xml:space="preserve">CDC’s WONDER </w:t>
      </w:r>
      <w:commentRangeEnd w:id="62"/>
      <w:r w:rsidR="007A5F75">
        <w:rPr>
          <w:rStyle w:val="CommentReference"/>
        </w:rPr>
        <w:commentReference w:id="62"/>
      </w:r>
      <w:r w:rsidR="00F20CBE" w:rsidRPr="00905A17">
        <w:rPr>
          <w:rFonts w:cstheme="minorHAnsi"/>
          <w:sz w:val="22"/>
          <w:szCs w:val="22"/>
        </w:rPr>
        <w:t xml:space="preserve">data included 36,775,902 all-cause deaths from January 2006 through February 2020. The distribution of mortality counts and age-adjusted rates, along with wildfire smoke PM2.5, temperature, and precipitation data are summarized in Table 2. These values were calculated by averaging data across all monthly timepoints for each county, such that each number represents the average per-month value across all months in the sample. The mean </w:t>
      </w:r>
      <w:r w:rsidR="00887977">
        <w:rPr>
          <w:rFonts w:cstheme="minorHAnsi"/>
          <w:sz w:val="22"/>
          <w:szCs w:val="22"/>
        </w:rPr>
        <w:t xml:space="preserve">monthly </w:t>
      </w:r>
      <w:r w:rsidR="00F20CBE" w:rsidRPr="00905A17">
        <w:rPr>
          <w:rFonts w:cstheme="minorHAnsi"/>
          <w:sz w:val="22"/>
          <w:szCs w:val="22"/>
        </w:rPr>
        <w:t>county-level age-adjusted death rate was 69 deaths per 100,000 individuals. The mean county-level smoke PM2.5 value was 0.41 µg/m3, though this distribution was highly right-skewed. The mean county-level temperature was 12.79</w:t>
      </w:r>
      <w:r w:rsidR="00A22FEF" w:rsidRPr="00905A17">
        <w:rPr>
          <w:rFonts w:cstheme="minorHAnsi"/>
          <w:sz w:val="22"/>
          <w:szCs w:val="22"/>
        </w:rPr>
        <w:t xml:space="preserve"> </w:t>
      </w:r>
      <w:r w:rsidR="00F20CBE" w:rsidRPr="00905A17">
        <w:rPr>
          <w:rFonts w:cstheme="minorHAnsi"/>
          <w:sz w:val="22"/>
          <w:szCs w:val="22"/>
          <w:vertAlign w:val="superscript"/>
        </w:rPr>
        <w:t>o</w:t>
      </w:r>
      <w:r w:rsidR="00F20CBE" w:rsidRPr="00905A17">
        <w:rPr>
          <w:rFonts w:cstheme="minorHAnsi"/>
          <w:sz w:val="22"/>
          <w:szCs w:val="22"/>
        </w:rPr>
        <w:t>C, and the mean precipitation level was 86.18</w:t>
      </w:r>
      <w:r w:rsidR="00200792" w:rsidRPr="00905A17">
        <w:rPr>
          <w:rFonts w:cstheme="minorHAnsi"/>
          <w:sz w:val="22"/>
          <w:szCs w:val="22"/>
        </w:rPr>
        <w:t xml:space="preserve"> </w:t>
      </w:r>
      <w:r w:rsidR="00F20CBE" w:rsidRPr="00905A17">
        <w:rPr>
          <w:rFonts w:cstheme="minorHAnsi"/>
          <w:sz w:val="22"/>
          <w:szCs w:val="22"/>
        </w:rPr>
        <w:t>mm.</w:t>
      </w:r>
    </w:p>
    <w:p w14:paraId="672C3052" w14:textId="77777777" w:rsidR="005C181D" w:rsidRPr="00905A17" w:rsidRDefault="00C672DA" w:rsidP="005C181D">
      <w:pPr>
        <w:pBdr>
          <w:top w:val="nil"/>
          <w:left w:val="nil"/>
          <w:bottom w:val="nil"/>
          <w:right w:val="nil"/>
          <w:between w:val="nil"/>
        </w:pBdr>
        <w:spacing w:line="480" w:lineRule="auto"/>
        <w:rPr>
          <w:rFonts w:cstheme="minorHAnsi"/>
          <w:sz w:val="22"/>
          <w:szCs w:val="22"/>
        </w:rPr>
      </w:pPr>
      <w:r w:rsidRPr="00905A17">
        <w:rPr>
          <w:rFonts w:cstheme="minorHAnsi"/>
          <w:sz w:val="22"/>
          <w:szCs w:val="22"/>
        </w:rPr>
        <w:tab/>
        <w:t>Figure 1 shows the spatial and temporal distributions of wildfire smoke pollution and mortality in the contiguous US during the study period. Wildfire smoke pollution is widespread throughout the US and is not localized just to the Western states</w:t>
      </w:r>
      <w:r w:rsidR="00924DFE" w:rsidRPr="00905A17">
        <w:rPr>
          <w:rFonts w:cstheme="minorHAnsi"/>
          <w:sz w:val="22"/>
          <w:szCs w:val="22"/>
        </w:rPr>
        <w:t xml:space="preserve">, as both the Midwest and Southeast are shown to experience many months with </w:t>
      </w:r>
      <w:commentRangeStart w:id="63"/>
      <w:r w:rsidR="00924DFE" w:rsidRPr="00905A17">
        <w:rPr>
          <w:rFonts w:cstheme="minorHAnsi"/>
          <w:sz w:val="22"/>
          <w:szCs w:val="22"/>
        </w:rPr>
        <w:t xml:space="preserve">average smoke PM2.5 values over 0.5 µg/m3 </w:t>
      </w:r>
      <w:commentRangeEnd w:id="63"/>
      <w:r w:rsidR="00BE1C62">
        <w:rPr>
          <w:rStyle w:val="CommentReference"/>
        </w:rPr>
        <w:commentReference w:id="63"/>
      </w:r>
      <w:r w:rsidR="00924DFE" w:rsidRPr="00905A17">
        <w:rPr>
          <w:rFonts w:cstheme="minorHAnsi"/>
          <w:sz w:val="22"/>
          <w:szCs w:val="22"/>
        </w:rPr>
        <w:t xml:space="preserve">(Fig. 1a). The distribution of smoke PM2.5 is highly right-skewed, with over 98% of county-months experiencing less than 5 µg/m3, though </w:t>
      </w:r>
      <w:commentRangeStart w:id="64"/>
      <w:r w:rsidR="00924DFE" w:rsidRPr="00905A17">
        <w:rPr>
          <w:rFonts w:cstheme="minorHAnsi"/>
          <w:sz w:val="22"/>
          <w:szCs w:val="22"/>
        </w:rPr>
        <w:t>there is no known safe level of PM2.5</w:t>
      </w:r>
      <w:commentRangeEnd w:id="64"/>
      <w:r w:rsidR="0063468D" w:rsidRPr="00905A17">
        <w:rPr>
          <w:rStyle w:val="CommentReference"/>
          <w:sz w:val="22"/>
          <w:szCs w:val="22"/>
        </w:rPr>
        <w:commentReference w:id="64"/>
      </w:r>
      <w:r w:rsidR="0063468D" w:rsidRPr="00905A17">
        <w:rPr>
          <w:rFonts w:cstheme="minorHAnsi"/>
          <w:sz w:val="22"/>
          <w:szCs w:val="22"/>
        </w:rPr>
        <w:t xml:space="preserve"> (Fig. 1e)</w:t>
      </w:r>
      <w:r w:rsidR="00924DFE" w:rsidRPr="00905A17">
        <w:rPr>
          <w:rFonts w:cstheme="minorHAnsi"/>
          <w:sz w:val="22"/>
          <w:szCs w:val="22"/>
        </w:rPr>
        <w:t>.</w:t>
      </w:r>
      <w:r w:rsidR="0063468D" w:rsidRPr="00905A17">
        <w:rPr>
          <w:rFonts w:cstheme="minorHAnsi"/>
          <w:sz w:val="22"/>
          <w:szCs w:val="22"/>
        </w:rPr>
        <w:t xml:space="preserve"> Smoke pollution varies significantly both within years and across years (Fig. 1b). </w:t>
      </w:r>
      <w:commentRangeStart w:id="65"/>
      <w:r w:rsidR="0063468D" w:rsidRPr="00905A17">
        <w:rPr>
          <w:rFonts w:cstheme="minorHAnsi"/>
          <w:sz w:val="22"/>
          <w:szCs w:val="22"/>
        </w:rPr>
        <w:t>It tends to be lower during the fall and winter months while worsening during the spring and summer. In our sample, the summers of 2007-08, 2011-12, and 2017-18 were among the most severe wildfire seasons</w:t>
      </w:r>
      <w:commentRangeEnd w:id="65"/>
      <w:r w:rsidR="001C2F8C" w:rsidRPr="00905A17">
        <w:rPr>
          <w:rStyle w:val="CommentReference"/>
          <w:sz w:val="22"/>
          <w:szCs w:val="22"/>
        </w:rPr>
        <w:commentReference w:id="65"/>
      </w:r>
      <w:r w:rsidR="0063468D" w:rsidRPr="00905A17">
        <w:rPr>
          <w:rFonts w:cstheme="minorHAnsi"/>
          <w:sz w:val="22"/>
          <w:szCs w:val="22"/>
        </w:rPr>
        <w:t>.</w:t>
      </w:r>
      <w:r w:rsidR="001C2F8C" w:rsidRPr="00905A17">
        <w:rPr>
          <w:rFonts w:cstheme="minorHAnsi"/>
          <w:sz w:val="22"/>
          <w:szCs w:val="22"/>
        </w:rPr>
        <w:t xml:space="preserve"> Mortality rates also vary significantly by region and by season, </w:t>
      </w:r>
      <w:r w:rsidR="001C2F8C" w:rsidRPr="00905A17">
        <w:rPr>
          <w:rFonts w:cstheme="minorHAnsi"/>
          <w:sz w:val="22"/>
          <w:szCs w:val="22"/>
        </w:rPr>
        <w:lastRenderedPageBreak/>
        <w:t>though less so across years</w:t>
      </w:r>
      <w:r w:rsidR="00485F5E" w:rsidRPr="00905A17">
        <w:rPr>
          <w:rFonts w:cstheme="minorHAnsi"/>
          <w:sz w:val="22"/>
          <w:szCs w:val="22"/>
        </w:rPr>
        <w:t xml:space="preserve"> (Fig</w:t>
      </w:r>
      <w:r w:rsidR="0029586F" w:rsidRPr="00905A17">
        <w:rPr>
          <w:rFonts w:cstheme="minorHAnsi"/>
          <w:sz w:val="22"/>
          <w:szCs w:val="22"/>
        </w:rPr>
        <w:t>.</w:t>
      </w:r>
      <w:r w:rsidR="00485F5E" w:rsidRPr="00905A17">
        <w:rPr>
          <w:rFonts w:cstheme="minorHAnsi"/>
          <w:sz w:val="22"/>
          <w:szCs w:val="22"/>
        </w:rPr>
        <w:t xml:space="preserve"> 1c, 1d)</w:t>
      </w:r>
      <w:r w:rsidR="001C2F8C" w:rsidRPr="00905A17">
        <w:rPr>
          <w:rFonts w:cstheme="minorHAnsi"/>
          <w:sz w:val="22"/>
          <w:szCs w:val="22"/>
        </w:rPr>
        <w:t>. Counties with high mortality rates tend to be clustered in the South and Southeast. Temporally, mortality rates tend to worsen in the fall and winter months.</w:t>
      </w:r>
    </w:p>
    <w:p w14:paraId="6F0A66F4" w14:textId="268D74A9" w:rsidR="00CA1A90" w:rsidRPr="00905A17" w:rsidRDefault="005C181D" w:rsidP="00CA1A90">
      <w:pPr>
        <w:pBdr>
          <w:top w:val="nil"/>
          <w:left w:val="nil"/>
          <w:bottom w:val="nil"/>
          <w:right w:val="nil"/>
          <w:between w:val="nil"/>
        </w:pBdr>
        <w:spacing w:line="480" w:lineRule="auto"/>
        <w:ind w:firstLine="720"/>
        <w:rPr>
          <w:rFonts w:cstheme="minorHAnsi"/>
          <w:sz w:val="22"/>
          <w:szCs w:val="22"/>
        </w:rPr>
      </w:pPr>
      <w:r w:rsidRPr="00905A17">
        <w:rPr>
          <w:rFonts w:cstheme="minorHAnsi"/>
          <w:sz w:val="22"/>
          <w:szCs w:val="22"/>
        </w:rPr>
        <w:t xml:space="preserve">Our main analysis tested 75 total regressions with both IID </w:t>
      </w:r>
      <w:proofErr w:type="gramStart"/>
      <w:r w:rsidRPr="00905A17">
        <w:rPr>
          <w:rFonts w:cstheme="minorHAnsi"/>
          <w:sz w:val="22"/>
          <w:szCs w:val="22"/>
        </w:rPr>
        <w:t>SEs</w:t>
      </w:r>
      <w:proofErr w:type="gramEnd"/>
      <w:r w:rsidRPr="00905A17">
        <w:rPr>
          <w:rFonts w:cstheme="minorHAnsi"/>
          <w:sz w:val="22"/>
          <w:szCs w:val="22"/>
        </w:rPr>
        <w:t xml:space="preserve"> and heteroskedasticity-robust SEs clustered at the county level (Fig. 2). 56 out of the 75 models had negative point estimates, suggesting that mortality rates decrease as smoke PM2.5 increases at the county-month level. </w:t>
      </w:r>
      <w:r w:rsidRPr="00905A17">
        <w:rPr>
          <w:sz w:val="22"/>
          <w:szCs w:val="22"/>
        </w:rPr>
        <w:t xml:space="preserve">When using IID SEs, 59 out of 75 models found a statistically significant association. However, when using robust SEs, </w:t>
      </w:r>
      <w:r w:rsidR="00B50625" w:rsidRPr="00905A17">
        <w:rPr>
          <w:sz w:val="22"/>
          <w:szCs w:val="22"/>
        </w:rPr>
        <w:t>eight</w:t>
      </w:r>
      <w:r w:rsidRPr="00905A17">
        <w:rPr>
          <w:sz w:val="22"/>
          <w:szCs w:val="22"/>
        </w:rPr>
        <w:t xml:space="preserve"> out of 75 models produce statistically significant results. The regressions with the 5 lowest point estimates (Fig. 2b) were an order of magnitude lower than the remaining 70 estimates (Fig. 2a). All </w:t>
      </w:r>
      <w:r w:rsidR="00360704" w:rsidRPr="00905A17">
        <w:rPr>
          <w:sz w:val="22"/>
          <w:szCs w:val="22"/>
        </w:rPr>
        <w:t>five</w:t>
      </w:r>
      <w:r w:rsidRPr="00905A17">
        <w:rPr>
          <w:sz w:val="22"/>
          <w:szCs w:val="22"/>
        </w:rPr>
        <w:t xml:space="preserve"> of these regressions use</w:t>
      </w:r>
      <w:r w:rsidR="00656AF0">
        <w:rPr>
          <w:sz w:val="22"/>
          <w:szCs w:val="22"/>
        </w:rPr>
        <w:t>d</w:t>
      </w:r>
      <w:r w:rsidRPr="00905A17">
        <w:rPr>
          <w:sz w:val="22"/>
          <w:szCs w:val="22"/>
        </w:rPr>
        <w:t xml:space="preserve"> FEs for county and </w:t>
      </w:r>
      <w:proofErr w:type="gramStart"/>
      <w:r w:rsidRPr="00905A17">
        <w:rPr>
          <w:sz w:val="22"/>
          <w:szCs w:val="22"/>
        </w:rPr>
        <w:t>year, and</w:t>
      </w:r>
      <w:proofErr w:type="gramEnd"/>
      <w:r w:rsidRPr="00905A17">
        <w:rPr>
          <w:sz w:val="22"/>
          <w:szCs w:val="22"/>
        </w:rPr>
        <w:t xml:space="preserve"> </w:t>
      </w:r>
      <w:r w:rsidR="00656AF0">
        <w:rPr>
          <w:sz w:val="22"/>
          <w:szCs w:val="22"/>
        </w:rPr>
        <w:t>did</w:t>
      </w:r>
      <w:r w:rsidRPr="00905A17">
        <w:rPr>
          <w:sz w:val="22"/>
          <w:szCs w:val="22"/>
        </w:rPr>
        <w:t xml:space="preserve"> not control for monthly temperature. Other models with FEs for county and year that </w:t>
      </w:r>
      <w:r w:rsidR="00E66FC6">
        <w:rPr>
          <w:sz w:val="22"/>
          <w:szCs w:val="22"/>
        </w:rPr>
        <w:t>controlled</w:t>
      </w:r>
      <w:r w:rsidRPr="00905A17">
        <w:rPr>
          <w:sz w:val="22"/>
          <w:szCs w:val="22"/>
        </w:rPr>
        <w:t xml:space="preserve"> for temperature in some form produced results consistent with models using other FEs.</w:t>
      </w:r>
      <w:r w:rsidR="006C5871" w:rsidRPr="00905A17">
        <w:rPr>
          <w:rFonts w:cstheme="minorHAnsi"/>
          <w:sz w:val="22"/>
          <w:szCs w:val="22"/>
        </w:rPr>
        <w:t xml:space="preserve"> </w:t>
      </w:r>
      <w:r w:rsidRPr="00905A17">
        <w:rPr>
          <w:sz w:val="22"/>
          <w:szCs w:val="22"/>
        </w:rPr>
        <w:t xml:space="preserve">Regressions using county-calendar month and year FEs all produced negative point estimates, while regressions using county and year-month FEs produced 21 negative estimates and </w:t>
      </w:r>
      <w:r w:rsidR="00360704" w:rsidRPr="00905A17">
        <w:rPr>
          <w:sz w:val="22"/>
          <w:szCs w:val="22"/>
        </w:rPr>
        <w:t>four</w:t>
      </w:r>
      <w:r w:rsidRPr="00905A17">
        <w:rPr>
          <w:sz w:val="22"/>
          <w:szCs w:val="22"/>
        </w:rPr>
        <w:t xml:space="preserve"> positive estimates. Regressions using county and year FEs produced 10 negative and 15 positive point estimates, including the </w:t>
      </w:r>
      <w:r w:rsidR="00360704" w:rsidRPr="00905A17">
        <w:rPr>
          <w:sz w:val="22"/>
          <w:szCs w:val="22"/>
        </w:rPr>
        <w:t>five</w:t>
      </w:r>
      <w:r w:rsidRPr="00905A17">
        <w:rPr>
          <w:sz w:val="22"/>
          <w:szCs w:val="22"/>
        </w:rPr>
        <w:t xml:space="preserve"> lowest and 12 highest estimates.</w:t>
      </w:r>
    </w:p>
    <w:p w14:paraId="4E797EE1" w14:textId="77777777" w:rsidR="00CA1A90" w:rsidRPr="00905A17" w:rsidRDefault="005C181D" w:rsidP="00CA1A90">
      <w:pPr>
        <w:pBdr>
          <w:top w:val="nil"/>
          <w:left w:val="nil"/>
          <w:bottom w:val="nil"/>
          <w:right w:val="nil"/>
          <w:between w:val="nil"/>
        </w:pBdr>
        <w:spacing w:line="480" w:lineRule="auto"/>
        <w:ind w:firstLine="720"/>
        <w:rPr>
          <w:rFonts w:cstheme="minorHAnsi"/>
          <w:sz w:val="22"/>
          <w:szCs w:val="22"/>
        </w:rPr>
      </w:pPr>
      <w:r w:rsidRPr="00905A17">
        <w:rPr>
          <w:sz w:val="22"/>
          <w:szCs w:val="22"/>
        </w:rPr>
        <w:t xml:space="preserve">Controlling for temperature made a large difference in estimated effect size and direction, though this effect was altered by choice of FEs. For all three sets of FEs, models that did not control for temperature tended to produce lower point estimates, and this effect was most pronounced in the models with county and year FEs. The specific modeling choice for temperature did not appear to make a major difference </w:t>
      </w:r>
      <w:proofErr w:type="gramStart"/>
      <w:r w:rsidRPr="00905A17">
        <w:rPr>
          <w:sz w:val="22"/>
          <w:szCs w:val="22"/>
        </w:rPr>
        <w:t>as long as</w:t>
      </w:r>
      <w:proofErr w:type="gramEnd"/>
      <w:r w:rsidRPr="00905A17">
        <w:rPr>
          <w:sz w:val="22"/>
          <w:szCs w:val="22"/>
        </w:rPr>
        <w:t xml:space="preserve"> it was included in some form.</w:t>
      </w:r>
      <w:r w:rsidR="00CA1A90" w:rsidRPr="00905A17">
        <w:rPr>
          <w:rFonts w:cstheme="minorHAnsi"/>
          <w:sz w:val="22"/>
          <w:szCs w:val="22"/>
        </w:rPr>
        <w:t xml:space="preserve"> </w:t>
      </w:r>
      <w:r w:rsidRPr="00905A17">
        <w:rPr>
          <w:sz w:val="22"/>
          <w:szCs w:val="22"/>
        </w:rPr>
        <w:t>Modeling choices for precipitation did not appear to have a major impact on model results. Even complete exclusion of precipitation as a covariate did not make a major impact on point estimates or SEs for any model tested.</w:t>
      </w:r>
    </w:p>
    <w:p w14:paraId="5A8DBA9C" w14:textId="74D96190" w:rsidR="00A05281" w:rsidRPr="00905A17" w:rsidRDefault="005C181D" w:rsidP="00A05281">
      <w:pPr>
        <w:pBdr>
          <w:top w:val="nil"/>
          <w:left w:val="nil"/>
          <w:bottom w:val="nil"/>
          <w:right w:val="nil"/>
          <w:between w:val="nil"/>
        </w:pBdr>
        <w:spacing w:line="480" w:lineRule="auto"/>
        <w:ind w:firstLine="720"/>
        <w:rPr>
          <w:rFonts w:cstheme="minorHAnsi"/>
          <w:color w:val="000000"/>
          <w:sz w:val="22"/>
          <w:szCs w:val="22"/>
          <w:shd w:val="clear" w:color="auto" w:fill="FFFFFF"/>
        </w:rPr>
      </w:pPr>
      <w:r w:rsidRPr="00905A17">
        <w:rPr>
          <w:sz w:val="22"/>
          <w:szCs w:val="22"/>
        </w:rPr>
        <w:t>Our preferred model, indicated with a red point estimate in Fig</w:t>
      </w:r>
      <w:r w:rsidR="009C4499">
        <w:rPr>
          <w:sz w:val="22"/>
          <w:szCs w:val="22"/>
        </w:rPr>
        <w:t>.</w:t>
      </w:r>
      <w:r w:rsidRPr="00905A17">
        <w:rPr>
          <w:sz w:val="22"/>
          <w:szCs w:val="22"/>
        </w:rPr>
        <w:t xml:space="preserve"> 2a, produces a point estimate </w:t>
      </w:r>
      <w:r w:rsidRPr="00905A17">
        <w:rPr>
          <w:rFonts w:cstheme="minorHAnsi"/>
          <w:sz w:val="22"/>
          <w:szCs w:val="22"/>
        </w:rPr>
        <w:t xml:space="preserve">of </w:t>
      </w:r>
      <w:r w:rsidRPr="00905A17">
        <w:rPr>
          <w:rFonts w:cstheme="minorHAnsi"/>
          <w:color w:val="000000"/>
          <w:sz w:val="22"/>
          <w:szCs w:val="22"/>
          <w:shd w:val="clear" w:color="auto" w:fill="FFFFFF"/>
        </w:rPr>
        <w:t>-.000519, or -.0519%, indicating that a 1µg/m3 increase in monthly smoke PM2.5 is associated with a -</w:t>
      </w:r>
      <w:r w:rsidRPr="00905A17">
        <w:rPr>
          <w:rFonts w:cstheme="minorHAnsi"/>
          <w:color w:val="000000"/>
          <w:sz w:val="22"/>
          <w:szCs w:val="22"/>
          <w:shd w:val="clear" w:color="auto" w:fill="FFFFFF"/>
        </w:rPr>
        <w:lastRenderedPageBreak/>
        <w:t>.0519% decrease in the all-cause mortality rate. This result is nonsignificant with robust SEs (p = .36) and highly significant with IID SEs (p &lt; .001).</w:t>
      </w:r>
    </w:p>
    <w:p w14:paraId="5E52676A" w14:textId="57744246" w:rsidR="005C181D" w:rsidRPr="00905A17" w:rsidRDefault="00826968" w:rsidP="00C87CB0">
      <w:pPr>
        <w:pBdr>
          <w:top w:val="nil"/>
          <w:left w:val="nil"/>
          <w:bottom w:val="nil"/>
          <w:right w:val="nil"/>
          <w:between w:val="nil"/>
        </w:pBdr>
        <w:spacing w:line="480" w:lineRule="auto"/>
        <w:ind w:firstLine="720"/>
        <w:rPr>
          <w:sz w:val="22"/>
          <w:szCs w:val="22"/>
        </w:rPr>
      </w:pPr>
      <w:r w:rsidRPr="00905A17">
        <w:rPr>
          <w:rFonts w:cstheme="minorHAnsi"/>
          <w:color w:val="000000"/>
          <w:sz w:val="22"/>
          <w:szCs w:val="22"/>
          <w:shd w:val="clear" w:color="auto" w:fill="FFFFFF"/>
        </w:rPr>
        <w:t xml:space="preserve">Our second analysis ran our preferred model specification while varying the range of years included </w:t>
      </w:r>
      <w:r w:rsidR="00BF0978" w:rsidRPr="00905A17">
        <w:rPr>
          <w:rFonts w:cstheme="minorHAnsi"/>
          <w:color w:val="000000"/>
          <w:sz w:val="22"/>
          <w:szCs w:val="22"/>
          <w:shd w:val="clear" w:color="auto" w:fill="FFFFFF"/>
        </w:rPr>
        <w:t>to</w:t>
      </w:r>
      <w:r w:rsidRPr="00905A17">
        <w:rPr>
          <w:rFonts w:cstheme="minorHAnsi"/>
          <w:color w:val="000000"/>
          <w:sz w:val="22"/>
          <w:szCs w:val="22"/>
          <w:shd w:val="clear" w:color="auto" w:fill="FFFFFF"/>
        </w:rPr>
        <w:t xml:space="preserve"> test the sensitivity of these analysis to the </w:t>
      </w:r>
      <w:r w:rsidR="00082355">
        <w:rPr>
          <w:rFonts w:cstheme="minorHAnsi"/>
          <w:color w:val="000000"/>
          <w:sz w:val="22"/>
          <w:szCs w:val="22"/>
          <w:shd w:val="clear" w:color="auto" w:fill="FFFFFF"/>
        </w:rPr>
        <w:t xml:space="preserve">window of the </w:t>
      </w:r>
      <w:r w:rsidRPr="00905A17">
        <w:rPr>
          <w:rFonts w:cstheme="minorHAnsi"/>
          <w:color w:val="000000"/>
          <w:sz w:val="22"/>
          <w:szCs w:val="22"/>
          <w:shd w:val="clear" w:color="auto" w:fill="FFFFFF"/>
        </w:rPr>
        <w:t xml:space="preserve">study period (Fig. 3). </w:t>
      </w:r>
      <w:r w:rsidR="00A05281" w:rsidRPr="00905A17">
        <w:rPr>
          <w:rFonts w:cstheme="minorHAnsi"/>
          <w:color w:val="000000"/>
          <w:sz w:val="22"/>
          <w:szCs w:val="22"/>
          <w:shd w:val="clear" w:color="auto" w:fill="FFFFFF"/>
        </w:rPr>
        <w:t>The first part of this analysis ran the same regression using all 11 possible four-year spans within our study window (Fig. 3a). All but the two</w:t>
      </w:r>
      <w:r w:rsidR="00A05281" w:rsidRPr="00905A17">
        <w:rPr>
          <w:sz w:val="22"/>
          <w:szCs w:val="22"/>
        </w:rPr>
        <w:t xml:space="preserve"> most recent time periods are negative point estimates. Eight of the </w:t>
      </w:r>
      <w:r w:rsidR="008B6C90" w:rsidRPr="00905A17">
        <w:rPr>
          <w:sz w:val="22"/>
          <w:szCs w:val="22"/>
        </w:rPr>
        <w:t>11</w:t>
      </w:r>
      <w:r w:rsidR="00A05281" w:rsidRPr="00905A17">
        <w:rPr>
          <w:sz w:val="22"/>
          <w:szCs w:val="22"/>
        </w:rPr>
        <w:t xml:space="preserve"> are statistically significant under the IID assumption, while two are significant when using robust SEs. The size of the SEs also varies substantially by time window, narrowing considerably in the later periods.</w:t>
      </w:r>
      <w:r w:rsidR="008B6C90" w:rsidRPr="00905A17">
        <w:rPr>
          <w:sz w:val="22"/>
          <w:szCs w:val="22"/>
        </w:rPr>
        <w:t xml:space="preserve"> The second part of this analysis iteratively added years to the initial four-year span (Fig. 3b). All point estimates are negative, and trend toward zero as years are added. All estimates are statistically significant under the IID assumption, though only the first 3 estimates are significant when using robust SEs. </w:t>
      </w:r>
      <w:commentRangeStart w:id="66"/>
      <w:r w:rsidR="006777D5" w:rsidRPr="00905A17">
        <w:rPr>
          <w:sz w:val="22"/>
          <w:szCs w:val="22"/>
        </w:rPr>
        <w:t>The last part of this analysis stratified these regressions by age (Fig. 3</w:t>
      </w:r>
      <w:proofErr w:type="gramStart"/>
      <w:r w:rsidR="006777D5" w:rsidRPr="00905A17">
        <w:rPr>
          <w:sz w:val="22"/>
          <w:szCs w:val="22"/>
        </w:rPr>
        <w:t>c,d</w:t>
      </w:r>
      <w:proofErr w:type="gramEnd"/>
      <w:r w:rsidR="006777D5" w:rsidRPr="00905A17">
        <w:rPr>
          <w:sz w:val="22"/>
          <w:szCs w:val="22"/>
        </w:rPr>
        <w:t xml:space="preserve">). </w:t>
      </w:r>
      <w:commentRangeEnd w:id="66"/>
      <w:r w:rsidR="005D18D6">
        <w:rPr>
          <w:rStyle w:val="CommentReference"/>
        </w:rPr>
        <w:commentReference w:id="66"/>
      </w:r>
      <w:r w:rsidR="006777D5" w:rsidRPr="00905A17">
        <w:rPr>
          <w:sz w:val="22"/>
          <w:szCs w:val="22"/>
        </w:rPr>
        <w:t>In Fig</w:t>
      </w:r>
      <w:r w:rsidR="00C867D7" w:rsidRPr="00905A17">
        <w:rPr>
          <w:sz w:val="22"/>
          <w:szCs w:val="22"/>
        </w:rPr>
        <w:t>.</w:t>
      </w:r>
      <w:r w:rsidR="006777D5" w:rsidRPr="00905A17">
        <w:rPr>
          <w:sz w:val="22"/>
          <w:szCs w:val="22"/>
        </w:rPr>
        <w:t xml:space="preserve"> 3c, 9 of the 11 regressions in the 65 plus group produce negative point estimates, compared to 4 of the 11 regressions in the under 65 group. In Fig</w:t>
      </w:r>
      <w:r w:rsidR="00C867D7" w:rsidRPr="00905A17">
        <w:rPr>
          <w:sz w:val="22"/>
          <w:szCs w:val="22"/>
        </w:rPr>
        <w:t>.</w:t>
      </w:r>
      <w:r w:rsidR="006777D5" w:rsidRPr="00905A17">
        <w:rPr>
          <w:sz w:val="22"/>
          <w:szCs w:val="22"/>
        </w:rPr>
        <w:t xml:space="preserve"> 3d, all regressions in the 65 plus group produce negative point estimates compared to seven in the under 65 group.</w:t>
      </w:r>
    </w:p>
    <w:p w14:paraId="714E4F99" w14:textId="77777777" w:rsidR="00C13082" w:rsidRPr="00905A17" w:rsidRDefault="00C13082" w:rsidP="00C87CB0">
      <w:pPr>
        <w:pBdr>
          <w:top w:val="nil"/>
          <w:left w:val="nil"/>
          <w:bottom w:val="nil"/>
          <w:right w:val="nil"/>
          <w:between w:val="nil"/>
        </w:pBdr>
        <w:spacing w:line="480" w:lineRule="auto"/>
        <w:ind w:firstLine="720"/>
        <w:rPr>
          <w:sz w:val="22"/>
          <w:szCs w:val="22"/>
        </w:rPr>
      </w:pPr>
    </w:p>
    <w:p w14:paraId="1A845331" w14:textId="15D0C729" w:rsidR="00A836D2" w:rsidRPr="00905A17" w:rsidRDefault="00A836D2" w:rsidP="00A836D2">
      <w:pPr>
        <w:pBdr>
          <w:top w:val="nil"/>
          <w:left w:val="nil"/>
          <w:bottom w:val="nil"/>
          <w:right w:val="nil"/>
          <w:between w:val="nil"/>
        </w:pBdr>
        <w:spacing w:line="480" w:lineRule="auto"/>
        <w:rPr>
          <w:rFonts w:cstheme="minorHAnsi"/>
          <w:b/>
          <w:bCs/>
          <w:sz w:val="22"/>
          <w:szCs w:val="22"/>
        </w:rPr>
      </w:pPr>
      <w:r w:rsidRPr="00905A17">
        <w:rPr>
          <w:rFonts w:cstheme="minorHAnsi"/>
          <w:b/>
          <w:bCs/>
          <w:sz w:val="22"/>
          <w:szCs w:val="22"/>
          <w:u w:val="single"/>
        </w:rPr>
        <w:t>Discussion</w:t>
      </w:r>
      <w:r w:rsidRPr="00905A17">
        <w:rPr>
          <w:rFonts w:cstheme="minorHAnsi"/>
          <w:b/>
          <w:bCs/>
          <w:sz w:val="22"/>
          <w:szCs w:val="22"/>
        </w:rPr>
        <w:t>:</w:t>
      </w:r>
    </w:p>
    <w:p w14:paraId="7A2861B0" w14:textId="678BF56C" w:rsidR="00A836D2" w:rsidRDefault="00045D11" w:rsidP="00A836D2">
      <w:pPr>
        <w:pBdr>
          <w:top w:val="nil"/>
          <w:left w:val="nil"/>
          <w:bottom w:val="nil"/>
          <w:right w:val="nil"/>
          <w:between w:val="nil"/>
        </w:pBdr>
        <w:spacing w:line="480" w:lineRule="auto"/>
        <w:rPr>
          <w:rFonts w:cstheme="minorHAnsi"/>
          <w:sz w:val="22"/>
          <w:szCs w:val="22"/>
        </w:rPr>
      </w:pPr>
      <w:r w:rsidRPr="00905A17">
        <w:rPr>
          <w:rFonts w:cstheme="minorHAnsi"/>
          <w:b/>
          <w:bCs/>
          <w:sz w:val="22"/>
          <w:szCs w:val="22"/>
        </w:rPr>
        <w:tab/>
      </w:r>
      <w:r w:rsidR="00E9579F" w:rsidRPr="00905A17">
        <w:rPr>
          <w:rFonts w:cstheme="minorHAnsi"/>
          <w:sz w:val="22"/>
          <w:szCs w:val="22"/>
        </w:rPr>
        <w:t>This study tested the sensitivity of quasi-Poisson TWFE models to changes in FEs, covariates, and study window.</w:t>
      </w:r>
      <w:r w:rsidR="00FB7131" w:rsidRPr="00905A17">
        <w:rPr>
          <w:rFonts w:cstheme="minorHAnsi"/>
          <w:sz w:val="22"/>
          <w:szCs w:val="22"/>
        </w:rPr>
        <w:t xml:space="preserve"> Our primary analysis found these models to be highly sensitive to choices in FEs and inclusion vs. exclusion of temperature as a covariate, and mostly insensitive to modeling choices regarding temperature and inclusion vs. exclusion of precipitation as a covariate.</w:t>
      </w:r>
      <w:r w:rsidR="006D7BAD" w:rsidRPr="00905A17">
        <w:rPr>
          <w:rFonts w:cstheme="minorHAnsi"/>
          <w:sz w:val="22"/>
          <w:szCs w:val="22"/>
        </w:rPr>
        <w:t xml:space="preserve"> Choice of SEs also makes a </w:t>
      </w:r>
      <w:r w:rsidR="000976CB" w:rsidRPr="00905A17">
        <w:rPr>
          <w:rFonts w:cstheme="minorHAnsi"/>
          <w:sz w:val="22"/>
          <w:szCs w:val="22"/>
        </w:rPr>
        <w:t>major</w:t>
      </w:r>
      <w:r w:rsidR="006D7BAD" w:rsidRPr="00905A17">
        <w:rPr>
          <w:rFonts w:cstheme="minorHAnsi"/>
          <w:sz w:val="22"/>
          <w:szCs w:val="22"/>
        </w:rPr>
        <w:t xml:space="preserve"> difference, as robust SEs were observed to be much larger than IID SEs.</w:t>
      </w:r>
      <w:r w:rsidR="007E5A9D" w:rsidRPr="00905A17">
        <w:rPr>
          <w:rFonts w:cstheme="minorHAnsi"/>
          <w:sz w:val="22"/>
          <w:szCs w:val="22"/>
        </w:rPr>
        <w:t xml:space="preserve"> Our secondary analysis found that the years included in ecological studies can also have a significant impact on the association estimated.</w:t>
      </w:r>
    </w:p>
    <w:p w14:paraId="009F072C" w14:textId="2B5D123E" w:rsidR="00DC0B8E" w:rsidRDefault="00DC0B8E" w:rsidP="00A836D2">
      <w:pPr>
        <w:pBdr>
          <w:top w:val="nil"/>
          <w:left w:val="nil"/>
          <w:bottom w:val="nil"/>
          <w:right w:val="nil"/>
          <w:between w:val="nil"/>
        </w:pBdr>
        <w:spacing w:line="480" w:lineRule="auto"/>
        <w:rPr>
          <w:rFonts w:cstheme="minorHAnsi"/>
          <w:sz w:val="22"/>
          <w:szCs w:val="22"/>
        </w:rPr>
      </w:pPr>
      <w:r>
        <w:rPr>
          <w:rFonts w:cstheme="minorHAnsi"/>
          <w:sz w:val="22"/>
          <w:szCs w:val="22"/>
        </w:rPr>
        <w:lastRenderedPageBreak/>
        <w:tab/>
      </w:r>
      <w:r w:rsidR="006E666F">
        <w:rPr>
          <w:rFonts w:cstheme="minorHAnsi"/>
          <w:sz w:val="22"/>
          <w:szCs w:val="22"/>
        </w:rPr>
        <w:t xml:space="preserve">The results of our main analysis </w:t>
      </w:r>
      <w:r w:rsidR="00255CAE">
        <w:rPr>
          <w:rFonts w:cstheme="minorHAnsi"/>
          <w:sz w:val="22"/>
          <w:szCs w:val="22"/>
        </w:rPr>
        <w:t>show</w:t>
      </w:r>
      <w:r w:rsidR="006E666F">
        <w:rPr>
          <w:rFonts w:cstheme="minorHAnsi"/>
          <w:sz w:val="22"/>
          <w:szCs w:val="22"/>
        </w:rPr>
        <w:t xml:space="preserve"> that different yet seemingly reasonable choices in FEs can lead to widely disparate results, especially when combined with other modeling decisions. The estimates from regressions using FEs for county and year, without temperature controls, are the clearest example of this (Fig. 2b). </w:t>
      </w:r>
      <w:r w:rsidR="00CD0203">
        <w:rPr>
          <w:rFonts w:cstheme="minorHAnsi"/>
          <w:sz w:val="22"/>
          <w:szCs w:val="22"/>
        </w:rPr>
        <w:t xml:space="preserve">Regressions with county and year FEs were also less stable than other FE choices even when temperature was accounted for, as they produced </w:t>
      </w:r>
      <w:proofErr w:type="gramStart"/>
      <w:r w:rsidR="00CD0203">
        <w:rPr>
          <w:rFonts w:cstheme="minorHAnsi"/>
          <w:sz w:val="22"/>
          <w:szCs w:val="22"/>
        </w:rPr>
        <w:t>all of</w:t>
      </w:r>
      <w:proofErr w:type="gramEnd"/>
      <w:r w:rsidR="00CD0203">
        <w:rPr>
          <w:rFonts w:cstheme="minorHAnsi"/>
          <w:sz w:val="22"/>
          <w:szCs w:val="22"/>
        </w:rPr>
        <w:t xml:space="preserve"> the highest point estimates. This instability likely reflects the comparative lack of precision of the time FE compared to the other choices, which each accounted for sub year-level effects. </w:t>
      </w:r>
    </w:p>
    <w:p w14:paraId="11C8036F" w14:textId="7DADE8C9" w:rsidR="00CD0203" w:rsidRDefault="00CD0203" w:rsidP="00A836D2">
      <w:pPr>
        <w:pBdr>
          <w:top w:val="nil"/>
          <w:left w:val="nil"/>
          <w:bottom w:val="nil"/>
          <w:right w:val="nil"/>
          <w:between w:val="nil"/>
        </w:pBdr>
        <w:spacing w:line="480" w:lineRule="auto"/>
        <w:rPr>
          <w:rFonts w:cstheme="minorHAnsi"/>
          <w:sz w:val="22"/>
          <w:szCs w:val="22"/>
        </w:rPr>
      </w:pPr>
      <w:r>
        <w:rPr>
          <w:rFonts w:cstheme="minorHAnsi"/>
          <w:sz w:val="22"/>
          <w:szCs w:val="22"/>
        </w:rPr>
        <w:tab/>
        <w:t xml:space="preserve">Models using county and year-month FEs or county-calendar month and year FEs produced more consistent estimates across the range of covariate specifications, though a large degree of variability remained. County-calendar month and year FE models produced the most consistent estimates of the three FE sets tested, and all estimates were negative. County and year-month FEs were next most stable, but still produced both positive and negative estimates depending on covariate specifications. County and year-month FEs are perhaps the most straightforward choice of FEs because it is the simplest choice of a spatial FE and a time FE when using monthly </w:t>
      </w:r>
      <w:proofErr w:type="gramStart"/>
      <w:r>
        <w:rPr>
          <w:rFonts w:cstheme="minorHAnsi"/>
          <w:sz w:val="22"/>
          <w:szCs w:val="22"/>
        </w:rPr>
        <w:t>data, and</w:t>
      </w:r>
      <w:proofErr w:type="gramEnd"/>
      <w:r>
        <w:rPr>
          <w:rFonts w:cstheme="minorHAnsi"/>
          <w:sz w:val="22"/>
          <w:szCs w:val="22"/>
        </w:rPr>
        <w:t xml:space="preserve"> is most closely analogous to the studies in Table 1 that use a year FE for their annual data. </w:t>
      </w:r>
      <w:r w:rsidR="00E43A23">
        <w:rPr>
          <w:rFonts w:cstheme="minorHAnsi"/>
          <w:sz w:val="22"/>
          <w:szCs w:val="22"/>
        </w:rPr>
        <w:t xml:space="preserve">Ma et al. was released in preprint in </w:t>
      </w:r>
      <w:proofErr w:type="spellStart"/>
      <w:r w:rsidR="00E43A23">
        <w:rPr>
          <w:rFonts w:cstheme="minorHAnsi"/>
          <w:sz w:val="22"/>
          <w:szCs w:val="22"/>
        </w:rPr>
        <w:t>medRxiv</w:t>
      </w:r>
      <w:proofErr w:type="spellEnd"/>
      <w:r w:rsidR="00E43A23">
        <w:rPr>
          <w:rFonts w:cstheme="minorHAnsi"/>
          <w:sz w:val="22"/>
          <w:szCs w:val="22"/>
        </w:rPr>
        <w:t xml:space="preserve"> in February 2023, and studied the effect of wildfire smoke PM2.5 on mortality using the same CDC WONDER mortality data and wildfire smoke PM2.5 data from Childs et al. as our study, though they only analyzed the 2006-2016 range.</w:t>
      </w:r>
      <w:r w:rsidR="00B92816">
        <w:rPr>
          <w:rFonts w:cstheme="minorHAnsi"/>
          <w:sz w:val="22"/>
          <w:szCs w:val="22"/>
        </w:rPr>
        <w:fldChar w:fldCharType="begin"/>
      </w:r>
      <w:r w:rsidR="00B92816">
        <w:rPr>
          <w:rFonts w:cstheme="minorHAnsi"/>
          <w:sz w:val="22"/>
          <w:szCs w:val="22"/>
        </w:rPr>
        <w:instrText xml:space="preserve"> ADDIN ZOTERO_ITEM CSL_CITATION {"citationID":"BUZzxmUO","properties":{"formattedCitation":"\\super 29\\nosupersub{}","plainCitation":"29","noteIndex":0},"citationItems":[{"id":51,"uris":["http://zotero.org/users/local/5kaUw5tp/items/MXQCJXNW"],"itemData":{"id":51,"type":"report","abstract":"Abstract\n          \n            Despite the growing evidence on the health effects of wildfire smoke in the western U.S., the nationwide mortality risk and burden attributable to wildfire smoke fine particles (PM\n            2.5\n            ) remain unclear. This study aims to investigate the association between wildfire smoke PM\n            2.5\n            and mortality from all causes, cardiovascular diseases, respiratory diseases, and mental disorders, and calculate the corresponding attributable mortality burden in all 3,108 counties in the contiguous U.S., 2006–2016. Monthly county-level mortality counts were collected from National Center for Health Statistics. Wildfire smoke PM\n            2.5\n            concentration was derived from a 10×10 km\n            2\n            resolution spatiotemporal model. Controlling for non-smoke PM\n            2.5\n            , air temperature, and unmeasured spatial and temporal confounders, we found that a 1 μg/m\n            3\n            increase in smoke PM\n            2.5\n            was significantly associated with an increase of 0.14% (95% confidence interval [CI]: 0.11%, 0.17%) in all-cause mortality, 0.13% (95% CI: 0.08%, 0.18%) in cardiovascular mortality, 0.16% (95% CI: 0.07%, 0.25%) in respiratory mortality, and 1.08% (95% CI: 0.93%, 1.23%) in mental disorder mortality. Smoke PM\n            2.5\n            contributed to approximately 1,141 all-cause deaths/year (95% CI: 893, 1,388) in the contiguous U.S., of which over three-fourths were from cardiovascular, respiratory, and mental causes. We found a higher vulnerability among males than females, people aged 0 to 64 years than those ≥ 65 years, and racial/ethnic minorities than non-Hispanic White people. Mild droughts were found to enhance the association between smoke PM\n            2.5\n            and mortality. Our results indicate that wildfire smoke PM\n            2.5\n            harms both physical and mental health, which suggests the need for more effective wildfire mitigation strategies and public health responses in the U.S.\n          \n          \n            Significance Statement\n            \n              Wildfires activities have significantly increased in the United States in recent decades. Smoke pollutants emitted by wildfires, particularly PM\n              2.5\n              , can bring adverse health effects. However, the nationwide wildfire smoke PM\n              2.5\n              -related mortality risk and burden remain unclear. Utilizing wildfire smoke PM\n              2.5\n              and mortality data in the contiguous U.S. from 2006 to 2016, we found significant associations between smoke PM\n              2.5\n              and increased mortality risks from all causes, cardiovascular diseases, respiratory diseases, and mental disorders. Each year, smoke PM\n              2.5\n              contributed to an estimated over one thousand deaths in the U.S., indicating a great number of indirect deaths brought by wildfires that official tolls could not capture. This study demonstrates the detrimental effects of wildfire smoke PM\n              2.5\n              on both physical and mental health and calls for more effective wildfire prevention and mitigation policies in the U.S.","genre":"preprint","language":"en","note":"DOI: 10.1101/2023.01.31.23285059","publisher":"Occupational and Environmental Health","source":"DOI.org (Crossref)","title":"Wildfire smoke PM &lt;sub&gt;2.5&lt;/sub&gt; and mortality in the contiguous United States","URL":"http://medrxiv.org/lookup/doi/10.1101/2023.01.31.23285059","author":[{"family":"Ma","given":"Yiqun"},{"family":"Zang","given":"Emma"},{"family":"Liu","given":"Yang"},{"family":"Lu","given":"Yuan"},{"family":"Krumholz","given":"Harlan M."},{"family":"Bell","given":"Michelle L."},{"family":"Chen","given":"Kai"}],"accessed":{"date-parts":[["2023",2,28]]},"issued":{"date-parts":[["2023",2,1]]}}}],"schema":"https://github.com/citation-style-language/schema/raw/master/csl-citation.json"} </w:instrText>
      </w:r>
      <w:r w:rsidR="00B92816">
        <w:rPr>
          <w:rFonts w:cstheme="minorHAnsi"/>
          <w:sz w:val="22"/>
          <w:szCs w:val="22"/>
        </w:rPr>
        <w:fldChar w:fldCharType="separate"/>
      </w:r>
      <w:r w:rsidR="00B92816" w:rsidRPr="00B92816">
        <w:rPr>
          <w:rFonts w:ascii="Calibri" w:cs="Calibri"/>
          <w:sz w:val="22"/>
          <w:vertAlign w:val="superscript"/>
        </w:rPr>
        <w:t>29</w:t>
      </w:r>
      <w:r w:rsidR="00B92816">
        <w:rPr>
          <w:rFonts w:cstheme="minorHAnsi"/>
          <w:sz w:val="22"/>
          <w:szCs w:val="22"/>
        </w:rPr>
        <w:fldChar w:fldCharType="end"/>
      </w:r>
      <w:r w:rsidR="007101C5">
        <w:rPr>
          <w:rFonts w:cstheme="minorHAnsi"/>
          <w:sz w:val="22"/>
          <w:szCs w:val="22"/>
        </w:rPr>
        <w:t xml:space="preserve"> </w:t>
      </w:r>
      <w:r w:rsidR="00D42F83">
        <w:rPr>
          <w:rFonts w:cstheme="minorHAnsi"/>
          <w:sz w:val="22"/>
          <w:szCs w:val="22"/>
        </w:rPr>
        <w:t xml:space="preserve">They chose to use a year-month time FE and found a positive point estimate for the smoke PM2.5-mortality association, in line with our findings. The limitation of this straightforward time FE is that it fails to account for seasonality, which is potentially important to account for given the demonstrated seasonality of wildfire smoke exposure. It is especially important to adjust for seasonality when analyzing a large geographic region like the US because </w:t>
      </w:r>
      <w:commentRangeStart w:id="67"/>
      <w:r w:rsidR="00D42F83">
        <w:rPr>
          <w:rFonts w:cstheme="minorHAnsi"/>
          <w:sz w:val="22"/>
          <w:szCs w:val="22"/>
        </w:rPr>
        <w:t xml:space="preserve">different areas are known different seasonal effects for all-source PM2.5, </w:t>
      </w:r>
      <w:commentRangeEnd w:id="67"/>
      <w:r w:rsidR="00BE4480">
        <w:rPr>
          <w:rStyle w:val="CommentReference"/>
        </w:rPr>
        <w:commentReference w:id="67"/>
      </w:r>
      <w:r w:rsidR="00D42F83">
        <w:rPr>
          <w:rFonts w:cstheme="minorHAnsi"/>
          <w:sz w:val="22"/>
          <w:szCs w:val="22"/>
        </w:rPr>
        <w:t xml:space="preserve">and this may plausibly be the </w:t>
      </w:r>
      <w:r w:rsidR="00D42F83">
        <w:rPr>
          <w:rFonts w:cstheme="minorHAnsi"/>
          <w:sz w:val="22"/>
          <w:szCs w:val="22"/>
        </w:rPr>
        <w:lastRenderedPageBreak/>
        <w:t>case for other variables as well. Therefore, a county-calendar month FE prevents these differential effects from biasing the overall estimate.</w:t>
      </w:r>
    </w:p>
    <w:p w14:paraId="0026171D" w14:textId="35664A34" w:rsidR="002D1405" w:rsidRDefault="008D3C20" w:rsidP="00A836D2">
      <w:pPr>
        <w:pBdr>
          <w:top w:val="nil"/>
          <w:left w:val="nil"/>
          <w:bottom w:val="nil"/>
          <w:right w:val="nil"/>
          <w:between w:val="nil"/>
        </w:pBdr>
        <w:spacing w:line="480" w:lineRule="auto"/>
        <w:rPr>
          <w:rFonts w:cstheme="minorHAnsi"/>
          <w:sz w:val="22"/>
          <w:szCs w:val="22"/>
        </w:rPr>
      </w:pPr>
      <w:r>
        <w:rPr>
          <w:rFonts w:cstheme="minorHAnsi"/>
          <w:sz w:val="22"/>
          <w:szCs w:val="22"/>
        </w:rPr>
        <w:tab/>
        <w:t>Choosing the correct SEs were shown to be quite important</w:t>
      </w:r>
      <w:r w:rsidR="00DA03C7">
        <w:rPr>
          <w:rFonts w:cstheme="minorHAnsi"/>
          <w:sz w:val="22"/>
          <w:szCs w:val="22"/>
        </w:rPr>
        <w:t xml:space="preserve"> for calculating the correct p-value. </w:t>
      </w:r>
      <w:r w:rsidR="00EF3610">
        <w:rPr>
          <w:rFonts w:cstheme="minorHAnsi"/>
          <w:sz w:val="22"/>
          <w:szCs w:val="22"/>
        </w:rPr>
        <w:t>Our analyses presented in Fig. 2 and Fig. 3 display both the IID SEs and robust SEs, and IID SEs are consistently shown to be dramatically smaller, with major implications for the statistical significance of the regression’s effect estimate. These IID SEs are calculated under the assumption of independent and identically distributed observations. The IID assumption is almost certainly an incorrect one in the context of using panel data such as ours. Even at the monthly level there is likely to be correlation between months, and there is almost certainly correlation between nearby counties. Still, the IID assumption often underpins the default SE estimates in statistical packages, and can be a common oversight for researchers.</w:t>
      </w:r>
      <w:r w:rsidR="0080536F">
        <w:rPr>
          <w:rFonts w:cstheme="minorHAnsi"/>
          <w:sz w:val="22"/>
          <w:szCs w:val="22"/>
        </w:rPr>
        <w:fldChar w:fldCharType="begin"/>
      </w:r>
      <w:r w:rsidR="0080536F">
        <w:rPr>
          <w:rFonts w:cstheme="minorHAnsi"/>
          <w:sz w:val="22"/>
          <w:szCs w:val="22"/>
        </w:rPr>
        <w:instrText xml:space="preserve"> ADDIN ZOTERO_ITEM CSL_CITATION {"citationID":"knS0X1sI","properties":{"formattedCitation":"\\super 30\\nosupersub{}","plainCitation":"30","noteIndex":0},"citationItems":[{"id":231,"uris":["http://zotero.org/users/local/5kaUw5tp/items/FBKBB25G"],"itemData":{"id":231,"type":"paper-conference","container-title":"2006 Annual Conference &amp; Exposition Proceedings","DOI":"10.18260/1-2--821","event-place":"Chicago, Illinois","event-title":"2006 Annual Conference &amp; Exposition","language":"en","page":"11.1230.1-11.1230.7","publisher":"ASEE Conferences","publisher-place":"Chicago, Illinois","source":"DOI.org (Crossref)","title":"Teaching The Iid Assumption In Engineering Statistics I","URL":"http://peer.asee.org/821","author":[{"family":"Inlow","given":"Mark"}],"accessed":{"date-parts":[["2023",4,18]]},"issued":{"date-parts":[["2006",6]]}}}],"schema":"https://github.com/citation-style-language/schema/raw/master/csl-citation.json"} </w:instrText>
      </w:r>
      <w:r w:rsidR="0080536F">
        <w:rPr>
          <w:rFonts w:cstheme="minorHAnsi"/>
          <w:sz w:val="22"/>
          <w:szCs w:val="22"/>
        </w:rPr>
        <w:fldChar w:fldCharType="separate"/>
      </w:r>
      <w:r w:rsidR="0080536F" w:rsidRPr="0080536F">
        <w:rPr>
          <w:rFonts w:ascii="Calibri" w:cs="Calibri"/>
          <w:sz w:val="22"/>
          <w:vertAlign w:val="superscript"/>
        </w:rPr>
        <w:t>30</w:t>
      </w:r>
      <w:r w:rsidR="0080536F">
        <w:rPr>
          <w:rFonts w:cstheme="minorHAnsi"/>
          <w:sz w:val="22"/>
          <w:szCs w:val="22"/>
        </w:rPr>
        <w:fldChar w:fldCharType="end"/>
      </w:r>
      <w:r w:rsidR="0080536F">
        <w:rPr>
          <w:rFonts w:cstheme="minorHAnsi"/>
          <w:sz w:val="22"/>
          <w:szCs w:val="22"/>
        </w:rPr>
        <w:t xml:space="preserve"> </w:t>
      </w:r>
    </w:p>
    <w:p w14:paraId="2FF74634" w14:textId="0875DC04" w:rsidR="008D3C20" w:rsidRDefault="002D1405" w:rsidP="00A836D2">
      <w:pPr>
        <w:pBdr>
          <w:top w:val="nil"/>
          <w:left w:val="nil"/>
          <w:bottom w:val="nil"/>
          <w:right w:val="nil"/>
          <w:between w:val="nil"/>
        </w:pBdr>
        <w:spacing w:line="480" w:lineRule="auto"/>
        <w:rPr>
          <w:rFonts w:cstheme="minorHAnsi"/>
          <w:sz w:val="22"/>
          <w:szCs w:val="22"/>
        </w:rPr>
      </w:pPr>
      <w:r>
        <w:rPr>
          <w:rFonts w:cstheme="minorHAnsi"/>
          <w:sz w:val="22"/>
          <w:szCs w:val="22"/>
        </w:rPr>
        <w:tab/>
        <w:t xml:space="preserve">Given that the IID assumption is often violated, especially in panel data settings, robust SEs are typically a better choice. Our analyses show that robust SEs were much larger than IID SEs such that statistical significance was frequently achieved with near-zero p-values when IID SEs were used, while use of robust SEs suggested the effect estimate did not even approach statistical significance. </w:t>
      </w:r>
      <w:r w:rsidR="00A8787C">
        <w:rPr>
          <w:rFonts w:cstheme="minorHAnsi"/>
          <w:sz w:val="22"/>
          <w:szCs w:val="22"/>
        </w:rPr>
        <w:t xml:space="preserve">This difference is crucial, and not simply an academic distinction, as it is not uncommon for research studies to mistakenly use IID SEs. </w:t>
      </w:r>
      <w:r>
        <w:rPr>
          <w:rFonts w:cstheme="minorHAnsi"/>
          <w:sz w:val="22"/>
          <w:szCs w:val="22"/>
        </w:rPr>
        <w:t>Indeed, our replication of the main findings in Ma et al. suggest that they used the IID assumption to calculate their SEs and p-values.</w:t>
      </w:r>
      <w:r w:rsidR="00A8787C">
        <w:rPr>
          <w:rFonts w:cstheme="minorHAnsi"/>
          <w:sz w:val="22"/>
          <w:szCs w:val="22"/>
        </w:rPr>
        <w:t xml:space="preserve"> When we used robust SEs instead, several of the effect estimates were no longer statistically significant, and </w:t>
      </w:r>
      <w:proofErr w:type="gramStart"/>
      <w:r w:rsidR="00A8787C">
        <w:rPr>
          <w:rFonts w:cstheme="minorHAnsi"/>
          <w:sz w:val="22"/>
          <w:szCs w:val="22"/>
        </w:rPr>
        <w:t>all of</w:t>
      </w:r>
      <w:proofErr w:type="gramEnd"/>
      <w:r w:rsidR="00A8787C">
        <w:rPr>
          <w:rFonts w:cstheme="minorHAnsi"/>
          <w:sz w:val="22"/>
          <w:szCs w:val="22"/>
        </w:rPr>
        <w:t xml:space="preserve"> the p-values were much larger. </w:t>
      </w:r>
      <w:r w:rsidR="00666008">
        <w:rPr>
          <w:rFonts w:cstheme="minorHAnsi"/>
          <w:sz w:val="22"/>
          <w:szCs w:val="22"/>
        </w:rPr>
        <w:t xml:space="preserve">Furthermore, when we </w:t>
      </w:r>
      <w:r w:rsidR="00317773">
        <w:rPr>
          <w:rFonts w:cstheme="minorHAnsi"/>
          <w:sz w:val="22"/>
          <w:szCs w:val="22"/>
        </w:rPr>
        <w:t xml:space="preserve">used the `gnm` package instead of `fixest`, we were able to replicate several of our point estimates exactly, but the SEs were significantly narrower. We failed to exactly replicate the SEs produced by the model in `gnm` by using IID SEs in `fixest`, though they were substantially similar. Given that the `gnm` package appears to default </w:t>
      </w:r>
      <w:proofErr w:type="gramStart"/>
      <w:r w:rsidR="00317773">
        <w:rPr>
          <w:rFonts w:cstheme="minorHAnsi"/>
          <w:sz w:val="22"/>
          <w:szCs w:val="22"/>
        </w:rPr>
        <w:t>to using</w:t>
      </w:r>
      <w:proofErr w:type="gramEnd"/>
      <w:r w:rsidR="00317773">
        <w:rPr>
          <w:rFonts w:cstheme="minorHAnsi"/>
          <w:sz w:val="22"/>
          <w:szCs w:val="22"/>
        </w:rPr>
        <w:t xml:space="preserve"> IID SEs without a clear choice to specify robust SEs, and that the papers highlighted in Table 1 use `gnm` without specifying robust SEs, it appears likely </w:t>
      </w:r>
      <w:r w:rsidR="00317773">
        <w:rPr>
          <w:rFonts w:cstheme="minorHAnsi"/>
          <w:sz w:val="22"/>
          <w:szCs w:val="22"/>
        </w:rPr>
        <w:lastRenderedPageBreak/>
        <w:t xml:space="preserve">that many if not all of these studies relied on the IID assumption. None made their code or data publicly available so we were unable to replicate findings outside of Ma et al. </w:t>
      </w:r>
      <w:commentRangeStart w:id="68"/>
      <w:r w:rsidR="00317773">
        <w:rPr>
          <w:rFonts w:cstheme="minorHAnsi"/>
          <w:sz w:val="22"/>
          <w:szCs w:val="22"/>
        </w:rPr>
        <w:t xml:space="preserve">Based on the large difference in SE size that we </w:t>
      </w:r>
      <w:proofErr w:type="gramStart"/>
      <w:r w:rsidR="00317773">
        <w:rPr>
          <w:rFonts w:cstheme="minorHAnsi"/>
          <w:sz w:val="22"/>
          <w:szCs w:val="22"/>
        </w:rPr>
        <w:t>found,</w:t>
      </w:r>
      <w:proofErr w:type="gramEnd"/>
      <w:r w:rsidR="00317773">
        <w:rPr>
          <w:rFonts w:cstheme="minorHAnsi"/>
          <w:sz w:val="22"/>
          <w:szCs w:val="22"/>
        </w:rPr>
        <w:t xml:space="preserve"> it is possible that some of these studies would not find statistically significant results had they used robust SEs</w:t>
      </w:r>
      <w:commentRangeEnd w:id="68"/>
      <w:r w:rsidR="00317773">
        <w:rPr>
          <w:rStyle w:val="CommentReference"/>
        </w:rPr>
        <w:commentReference w:id="68"/>
      </w:r>
      <w:r w:rsidR="00317773">
        <w:rPr>
          <w:rFonts w:cstheme="minorHAnsi"/>
          <w:sz w:val="22"/>
          <w:szCs w:val="22"/>
        </w:rPr>
        <w:t xml:space="preserve">. </w:t>
      </w:r>
    </w:p>
    <w:p w14:paraId="4647B9C4" w14:textId="4AE474D2" w:rsidR="008D3C20" w:rsidRDefault="00655527" w:rsidP="00A836D2">
      <w:pPr>
        <w:pBdr>
          <w:top w:val="nil"/>
          <w:left w:val="nil"/>
          <w:bottom w:val="nil"/>
          <w:right w:val="nil"/>
          <w:between w:val="nil"/>
        </w:pBdr>
        <w:spacing w:line="480" w:lineRule="auto"/>
        <w:rPr>
          <w:rFonts w:cstheme="minorHAnsi"/>
          <w:sz w:val="22"/>
          <w:szCs w:val="22"/>
        </w:rPr>
      </w:pPr>
      <w:r>
        <w:rPr>
          <w:rFonts w:cstheme="minorHAnsi"/>
          <w:sz w:val="22"/>
          <w:szCs w:val="22"/>
        </w:rPr>
        <w:tab/>
        <w:t xml:space="preserve">The range of years included in a study also appears to be a major factor in what findings it generates. Our analyses that varied the window of time we used to run our regressions suggest there may not be a </w:t>
      </w:r>
      <w:commentRangeStart w:id="69"/>
      <w:r>
        <w:rPr>
          <w:rFonts w:cstheme="minorHAnsi"/>
          <w:sz w:val="22"/>
          <w:szCs w:val="22"/>
        </w:rPr>
        <w:t>consistent, year-to-year association between wildfire smoke and mortality</w:t>
      </w:r>
      <w:commentRangeEnd w:id="69"/>
      <w:r w:rsidR="00D50AAB">
        <w:rPr>
          <w:rStyle w:val="CommentReference"/>
        </w:rPr>
        <w:commentReference w:id="69"/>
      </w:r>
      <w:r>
        <w:rPr>
          <w:rFonts w:cstheme="minorHAnsi"/>
          <w:sz w:val="22"/>
          <w:szCs w:val="22"/>
        </w:rPr>
        <w:t xml:space="preserve">. </w:t>
      </w:r>
      <w:r w:rsidR="00D50AAB">
        <w:rPr>
          <w:rFonts w:cstheme="minorHAnsi"/>
          <w:sz w:val="22"/>
          <w:szCs w:val="22"/>
        </w:rPr>
        <w:t>If this is the case, then it follows that studies covering only a handful of years cannot reliably produce a generalizable effect estimate. Our analysis in Fig. 3b</w:t>
      </w:r>
      <w:r w:rsidR="006603B8">
        <w:rPr>
          <w:rFonts w:cstheme="minorHAnsi"/>
          <w:sz w:val="22"/>
          <w:szCs w:val="22"/>
        </w:rPr>
        <w:t xml:space="preserve"> appears to</w:t>
      </w:r>
      <w:r w:rsidR="00D50AAB">
        <w:rPr>
          <w:rFonts w:cstheme="minorHAnsi"/>
          <w:sz w:val="22"/>
          <w:szCs w:val="22"/>
        </w:rPr>
        <w:t xml:space="preserve"> </w:t>
      </w:r>
      <w:r w:rsidR="002A1602">
        <w:rPr>
          <w:rFonts w:cstheme="minorHAnsi"/>
          <w:sz w:val="22"/>
          <w:szCs w:val="22"/>
        </w:rPr>
        <w:t>suggest</w:t>
      </w:r>
      <w:r w:rsidR="00D50AAB">
        <w:rPr>
          <w:rFonts w:cstheme="minorHAnsi"/>
          <w:sz w:val="22"/>
          <w:szCs w:val="22"/>
        </w:rPr>
        <w:t xml:space="preserve"> that adding years to the sample refines the effect estimate, as the initially strongly negative estimates increase toward zero as more years are included. However, this dynamic is not uniformly true</w:t>
      </w:r>
      <w:r w:rsidR="002A1602">
        <w:rPr>
          <w:rFonts w:cstheme="minorHAnsi"/>
          <w:sz w:val="22"/>
          <w:szCs w:val="22"/>
        </w:rPr>
        <w:t>, and can depend</w:t>
      </w:r>
      <w:r w:rsidR="00D50AAB">
        <w:rPr>
          <w:rFonts w:cstheme="minorHAnsi"/>
          <w:sz w:val="22"/>
          <w:szCs w:val="22"/>
        </w:rPr>
        <w:t xml:space="preserve"> on model specifications. When we sought to replicate the findings in Ma et al., which used county and year-month FEs, we found an initially statistically significant result using robust SEs, which became nonsignificant after including the entire 2006-2019 range (Ma et al. only included 2006-2016). </w:t>
      </w:r>
      <w:r w:rsidR="002F655D">
        <w:rPr>
          <w:rFonts w:cstheme="minorHAnsi"/>
          <w:sz w:val="22"/>
          <w:szCs w:val="22"/>
        </w:rPr>
        <w:t xml:space="preserve">These findings highlight the difficulty of pinning down a consistent effect estimate using non-daily ecological </w:t>
      </w:r>
      <w:proofErr w:type="gramStart"/>
      <w:r w:rsidR="002F655D">
        <w:rPr>
          <w:rFonts w:cstheme="minorHAnsi"/>
          <w:sz w:val="22"/>
          <w:szCs w:val="22"/>
        </w:rPr>
        <w:t>data, and</w:t>
      </w:r>
      <w:proofErr w:type="gramEnd"/>
      <w:r w:rsidR="002F655D">
        <w:rPr>
          <w:rFonts w:cstheme="minorHAnsi"/>
          <w:sz w:val="22"/>
          <w:szCs w:val="22"/>
        </w:rPr>
        <w:t xml:space="preserve"> may help explain challenges to reproducing similar effect estimates across the literature partially captured in Table 1. </w:t>
      </w:r>
    </w:p>
    <w:p w14:paraId="16B17D98" w14:textId="70170ADE" w:rsidR="00781733" w:rsidRDefault="00781733" w:rsidP="00A836D2">
      <w:pPr>
        <w:pBdr>
          <w:top w:val="nil"/>
          <w:left w:val="nil"/>
          <w:bottom w:val="nil"/>
          <w:right w:val="nil"/>
          <w:between w:val="nil"/>
        </w:pBdr>
        <w:spacing w:line="480" w:lineRule="auto"/>
        <w:rPr>
          <w:rFonts w:cstheme="minorHAnsi"/>
          <w:sz w:val="22"/>
          <w:szCs w:val="22"/>
        </w:rPr>
      </w:pPr>
      <w:r>
        <w:rPr>
          <w:rFonts w:cstheme="minorHAnsi"/>
          <w:sz w:val="22"/>
          <w:szCs w:val="22"/>
        </w:rPr>
        <w:tab/>
        <w:t xml:space="preserve">The following is our recommendation for future studies using monthly or yearly ecological data to estimate the effect of wildfire smoke PM2.5 on mortality with TWFE models. First, regarding FEs, the spatial FE should be chosen based on the most granular geographic unit available, in our case the county level. The time FE should incorporate seasonality, especially if the geographic range studied is wide enough that there may be different seasonal effects by region. Second, regarding environmental covariates, temperature should be controlled for in some manner, but the specific way it is represented is relatively unimportant. We lightly recommend using population-weighted values along with a natural cubic spline to account for a nonlinear response function. </w:t>
      </w:r>
      <w:r w:rsidR="00894B40">
        <w:rPr>
          <w:rFonts w:cstheme="minorHAnsi"/>
          <w:sz w:val="22"/>
          <w:szCs w:val="22"/>
        </w:rPr>
        <w:t xml:space="preserve">Controlling for precipitation did not appear to </w:t>
      </w:r>
      <w:r w:rsidR="00894B40">
        <w:rPr>
          <w:rFonts w:cstheme="minorHAnsi"/>
          <w:sz w:val="22"/>
          <w:szCs w:val="22"/>
        </w:rPr>
        <w:lastRenderedPageBreak/>
        <w:t xml:space="preserve">make a meaningful impact, though it could theoretically affect the relationship. </w:t>
      </w:r>
      <w:r>
        <w:rPr>
          <w:rFonts w:cstheme="minorHAnsi"/>
          <w:sz w:val="22"/>
          <w:szCs w:val="22"/>
        </w:rPr>
        <w:t xml:space="preserve">Third, robust SEs should be used. Using IID SEs can lead to confidence intervals that are far too narrow and p-values that are far too low. We recommend using the `fixest` package due to the simplicity of specifying SE methods, in addition to its overall computational efficiency. </w:t>
      </w:r>
      <w:r w:rsidR="00B07213">
        <w:rPr>
          <w:rFonts w:cstheme="minorHAnsi"/>
          <w:sz w:val="22"/>
          <w:szCs w:val="22"/>
        </w:rPr>
        <w:t xml:space="preserve">Fourth, code should be </w:t>
      </w:r>
      <w:r w:rsidR="00800635">
        <w:rPr>
          <w:rFonts w:cstheme="minorHAnsi"/>
          <w:sz w:val="22"/>
          <w:szCs w:val="22"/>
        </w:rPr>
        <w:t>published,</w:t>
      </w:r>
      <w:r w:rsidR="00B07213">
        <w:rPr>
          <w:rFonts w:cstheme="minorHAnsi"/>
          <w:sz w:val="22"/>
          <w:szCs w:val="22"/>
        </w:rPr>
        <w:t xml:space="preserve"> and data made publicly available when possible. </w:t>
      </w:r>
      <w:r w:rsidR="00F81BD8">
        <w:rPr>
          <w:rFonts w:cstheme="minorHAnsi"/>
          <w:sz w:val="22"/>
          <w:szCs w:val="22"/>
        </w:rPr>
        <w:t xml:space="preserve">Few studies in this area of research are readily replicable, and code sharing would help </w:t>
      </w:r>
      <w:r w:rsidR="00BD630A">
        <w:rPr>
          <w:rFonts w:cstheme="minorHAnsi"/>
          <w:sz w:val="22"/>
          <w:szCs w:val="22"/>
        </w:rPr>
        <w:t>increase transparency</w:t>
      </w:r>
      <w:r w:rsidR="00F81BD8">
        <w:rPr>
          <w:rFonts w:cstheme="minorHAnsi"/>
          <w:sz w:val="22"/>
          <w:szCs w:val="22"/>
        </w:rPr>
        <w:t>.</w:t>
      </w:r>
    </w:p>
    <w:p w14:paraId="66918421" w14:textId="5E7E51A1" w:rsidR="00045D11" w:rsidRDefault="00894B40" w:rsidP="00A836D2">
      <w:pPr>
        <w:pBdr>
          <w:top w:val="nil"/>
          <w:left w:val="nil"/>
          <w:bottom w:val="nil"/>
          <w:right w:val="nil"/>
          <w:between w:val="nil"/>
        </w:pBdr>
        <w:spacing w:line="480" w:lineRule="auto"/>
        <w:rPr>
          <w:rFonts w:cstheme="minorHAnsi"/>
          <w:sz w:val="22"/>
          <w:szCs w:val="22"/>
        </w:rPr>
      </w:pPr>
      <w:r>
        <w:rPr>
          <w:rFonts w:cstheme="minorHAnsi"/>
          <w:b/>
          <w:bCs/>
          <w:sz w:val="22"/>
          <w:szCs w:val="22"/>
        </w:rPr>
        <w:tab/>
      </w:r>
      <w:r>
        <w:rPr>
          <w:rFonts w:cstheme="minorHAnsi"/>
          <w:sz w:val="22"/>
          <w:szCs w:val="22"/>
        </w:rPr>
        <w:t xml:space="preserve">Our preferred model, using FEs for county-calendar month and year, controlling for temperature with population-weighted values in a natural cubic spline with three degrees of freedom, and controlling for precipitation with a linear term, is indicated in red in Fig. 2a. It produced a negative point estimate that was not statistically significant when using robust SEs. </w:t>
      </w:r>
      <w:r w:rsidR="00313D92">
        <w:rPr>
          <w:rFonts w:cstheme="minorHAnsi"/>
          <w:sz w:val="22"/>
          <w:szCs w:val="22"/>
        </w:rPr>
        <w:t>This model, when applied over varying year ranges in the analyses presented in Fig. 3, produced both positive and negative point estimates but mostly found nonsignificant, negative associations. Finding a negative association between wildfire smoke pollution and mortality is somewhat surprising and inconsistent with literature that studied this association using daily time series data</w:t>
      </w:r>
      <w:r w:rsidR="00AE25F1">
        <w:rPr>
          <w:rFonts w:cstheme="minorHAnsi"/>
          <w:sz w:val="22"/>
          <w:szCs w:val="22"/>
        </w:rPr>
        <w:t xml:space="preserve"> and reliably found positive associations. We theorize several possible explanations for our findings.</w:t>
      </w:r>
      <w:r w:rsidR="00826A7C">
        <w:rPr>
          <w:rFonts w:cstheme="minorHAnsi"/>
          <w:sz w:val="22"/>
          <w:szCs w:val="22"/>
        </w:rPr>
        <w:t xml:space="preserve"> First, they may be explained through behavioral modifications made in the presence of wildfire smoke.</w:t>
      </w:r>
      <w:r w:rsidR="00761F64">
        <w:rPr>
          <w:rFonts w:cstheme="minorHAnsi"/>
          <w:sz w:val="22"/>
          <w:szCs w:val="22"/>
        </w:rPr>
        <w:t xml:space="preserve"> People may choose to remain indoors and avoid exposure to smoky air, though </w:t>
      </w:r>
      <w:r w:rsidR="00295AFD">
        <w:rPr>
          <w:rFonts w:cstheme="minorHAnsi"/>
          <w:sz w:val="22"/>
          <w:szCs w:val="22"/>
        </w:rPr>
        <w:t>pollution infiltrating</w:t>
      </w:r>
      <w:r w:rsidR="00761F64">
        <w:rPr>
          <w:rFonts w:cstheme="minorHAnsi"/>
          <w:sz w:val="22"/>
          <w:szCs w:val="22"/>
        </w:rPr>
        <w:t xml:space="preserve"> indoor spaces is an issue that somewhat undermines the credibility of this explanation.</w:t>
      </w:r>
      <w:r w:rsidR="00761F64">
        <w:rPr>
          <w:rFonts w:cstheme="minorHAnsi"/>
          <w:sz w:val="22"/>
          <w:szCs w:val="22"/>
        </w:rPr>
        <w:fldChar w:fldCharType="begin"/>
      </w:r>
      <w:r w:rsidR="00761F64">
        <w:rPr>
          <w:rFonts w:cstheme="minorHAnsi"/>
          <w:sz w:val="22"/>
          <w:szCs w:val="22"/>
        </w:rPr>
        <w:instrText xml:space="preserve"> ADDIN ZOTERO_ITEM CSL_CITATION {"citationID":"Q7rkWVXh","properties":{"formattedCitation":"\\super 31,32\\nosupersub{}","plainCitation":"31,32","noteIndex":0},"citationItems":[{"id":79,"uris":["http://zotero.org/users/local/5kaUw5tp/items/M46PDPEB"],"itemData":{"id":79,"type":"article-journal","abstract":"Indoor and outdoor number concentrations of ﬁne particulate matter (PM2.5), black carbon (BC), carbon monoxide (CO), and nitrogen dioxide (NO2) were monitored continuously for two to seven days in 28 low-income homes in Denver, Colorado, during the 2016 and 2017 wildﬁre seasons. In the absence of indoor sources, all outdoor pollutant concentrations were higher than indoors except for CO. Results showed that long-range wildﬁre plumes elevated median indoor PM2.5 concentrations by up to 4.6 times higher than outdoors. BC, CO, and NO2 mass concentrations were higher indoors in homes closer to roadways compared to those further away. Four of the homes with mechanical ventilation systems had 18% higher indoor/outdoor (I/O) ratios of PM2.5 and 4% higher I/O ratios of BC compared to other homes. Homes with exhaust stove hoods had PM2.5 I/O ratios 49% less than the homes with recirculating hoods and 55% less than the homes with no stove hoods installed. Homes with windows open for more than 12 hours a day during sampling had indoor BC 2.4 times higher than homes with windows closed. This study provides evidence that long-range wildﬁre plumes, road proximity, and occupant behavior have a combined eﬀect on indoor air quality in low-income homes.","container-title":"International Journal of Environmental Research and Public Health","DOI":"10.3390/ijerph16193535","ISSN":"1660-4601","issue":"19","journalAbbreviation":"IJERPH","language":"en","page":"3535","source":"DOI.org (Crossref)","title":"Impact of Outdoor Air Pollution on Indoor Air Quality in Low-Income Homes during Wildfire Seasons","volume":"16","author":[{"family":"Shrestha","given":"Prateek M."},{"family":"Humphrey","given":"Jamie L."},{"family":"Carlton","given":"Elizabeth J."},{"family":"Adgate","given":"John L."},{"family":"Barton","given":"Kelsey E."},{"family":"Root","given":"Elisabeth D."},{"family":"Miller","given":"Shelly L."}],"issued":{"date-parts":[["2019",9,21]]}}},{"id":78,"uris":["http://zotero.org/users/local/5kaUw5tp/items/8EZ2RNM4"],"itemData":{"id":78,"type":"article-journal","abstract":"Significance\n            \n              Wildfires are an increasingly large source of particulate matter (PM\n              2.5\n              ) in the western United States. Previous characterizations of exposure to wildfire smoke particles were based mainly on outdoor concentrations of PM\n              2.5\n              . Since people mainly shelter indoors during smoke events, the infiltration of wildfire PM\n              2.5\n              into buildings determines exposure. We present analysis of infiltration of wildfire PM\n              2.5\n              into more than 1,400 buildings in California using more than 2.4 million sensor hours of data from the PurpleAir sensor network. Our study reveals that infiltration of PM\n              2.5\n              during wildfire days was substantially reduced compared with non-fire days, due to people’s behavioral changes. These results improve understanding of exposure to wildfire particles and facilitate informing the public about effective ways to reduce their exposure.\n            \n          , \n            \n              Wildfires have become an important source of particulate matter (PM\n              2.5\n              &lt; 2.5-µm diameter), leading to unhealthy air quality index occurrences in the western United States. Since people mainly shelter indoors during wildfire smoke events, the infiltration of wildfire PM\n              2.5\n              into indoor environments is a key determinant of human exposure and is potentially controllable with appropriate awareness, infrastructure investment, and public education. Using time-resolved observations outside and inside more than 1,400 buildings from the crowdsourced PurpleAir sensor network in California, we found that the geometric mean infiltration ratios (indoor PM\n              2.5\n              of outdoor origin/outdoor PM\n              2.5\n              ) were reduced from 0.4 during non-fire days to 0.2 during wildfire days. Even with reduced infiltration, the mean indoor concentration of PM\n              2.5\n              nearly tripled during wildfire events, with a lower infiltration in newer buildings and those utilizing air conditioning or filtration.","container-title":"Proceedings of the National Academy of Sciences","DOI":"10.1073/pnas.2106478118","ISSN":"0027-8424, 1091-6490","issue":"36","journalAbbreviation":"Proc. Natl. Acad. Sci. U.S.A.","language":"en","page":"e2106478118","source":"DOI.org (Crossref)","title":"Wildfire smoke impacts on indoor air quality assessed using crowdsourced data in California","volume":"118","author":[{"family":"Liang","given":"Yutong"},{"family":"Sengupta","given":"Deep"},{"family":"Campmier","given":"Mark J."},{"family":"Lunderberg","given":"David M."},{"family":"Apte","given":"Joshua S."},{"family":"Goldstein","given":"Allen H."}],"issued":{"date-parts":[["2021",9,7]]}}}],"schema":"https://github.com/citation-style-language/schema/raw/master/csl-citation.json"} </w:instrText>
      </w:r>
      <w:r w:rsidR="00761F64">
        <w:rPr>
          <w:rFonts w:cstheme="minorHAnsi"/>
          <w:sz w:val="22"/>
          <w:szCs w:val="22"/>
        </w:rPr>
        <w:fldChar w:fldCharType="separate"/>
      </w:r>
      <w:r w:rsidR="00761F64" w:rsidRPr="00761F64">
        <w:rPr>
          <w:rFonts w:ascii="Calibri" w:cs="Calibri"/>
          <w:sz w:val="22"/>
          <w:vertAlign w:val="superscript"/>
        </w:rPr>
        <w:t>31,32</w:t>
      </w:r>
      <w:r w:rsidR="00761F64">
        <w:rPr>
          <w:rFonts w:cstheme="minorHAnsi"/>
          <w:sz w:val="22"/>
          <w:szCs w:val="22"/>
        </w:rPr>
        <w:fldChar w:fldCharType="end"/>
      </w:r>
      <w:r w:rsidR="00295AFD">
        <w:rPr>
          <w:rFonts w:cstheme="minorHAnsi"/>
          <w:sz w:val="22"/>
          <w:szCs w:val="22"/>
        </w:rPr>
        <w:t xml:space="preserve"> Still, previous research has demonstrated that wildfire smoke leads to observable decreases in short-term ED visits, drives increased internet activity related to air quality, and leads to more time spent at home.</w:t>
      </w:r>
      <w:r w:rsidR="00307C6B">
        <w:rPr>
          <w:rFonts w:cstheme="minorHAnsi"/>
          <w:sz w:val="22"/>
          <w:szCs w:val="22"/>
        </w:rPr>
        <w:fldChar w:fldCharType="begin"/>
      </w:r>
      <w:r w:rsidR="00307C6B">
        <w:rPr>
          <w:rFonts w:cstheme="minorHAnsi"/>
          <w:sz w:val="22"/>
          <w:szCs w:val="22"/>
        </w:rPr>
        <w:instrText xml:space="preserve"> ADDIN ZOTERO_ITEM CSL_CITATION {"citationID":"wOt4vjQz","properties":{"formattedCitation":"\\super 33,34\\nosupersub{}","plainCitation":"33,34","noteIndex":0},"citationItems":[{"id":183,"uris":["http://zotero.org/users/local/5kaUw5tp/items/KAVATFGR"],"itemData":{"id":183,"type":"report","abstract":"Air pollution is known to negatively affect a range of health outcomes. Wildfire smoke is an increasingly important contributor to air pollution, yet extreme smoke events are highly salient and could induce behavioral responses that alter health impacts. We combine geolocated data covering the near universe of 127 million emergency department (ED) visits in California with estimates of daily surface wildfire smoke PM2.5 concentrations and quantify how increasingly acute wildfire smoke events affect ED visits. Low or moderate levels of ambient smoke increase total visits by 1-1.5% in the week following exposure, but extreme smoke days reduce total visits by 6-9%, relative to a day with no smoke. Reductions persist for at least a month. Declines during extreme exposures are driven by diagnoses not thought to be acutely impacted by pollution, including accidental injuries, and come disproportionately from less insured populations. In contrast, health outcomes with the strongest physiological link to short-term air pollution increase dramatically: ED visits for asthma, COPD, and cough all increase by 30-110%in the week after one extreme smoke day. Because low and moderate smoke days vastly outweigh extreme smoke days in our sample, we estimate that smoke exposure was responsible for roughly 3,000 additional ED visits per year in CA from 2006-2017.","event-place":"Cambridge, MA","language":"en","note":"DOI: 10.3386/w30969","number":"w30969","page":"w30969","publisher":"National Bureau of Economic Research","publisher-place":"Cambridge, MA","source":"DOI.org (Crossref)","title":"Behavior Mediates the Health Effects of Extreme Wildfire Smoke Events","URL":"http://www.nber.org/papers/w30969.pdf","author":[{"family":"Heft-Neal","given":"Sam"},{"family":"Gould","given":"Carlos"},{"family":"Childs","given":"Marissa"},{"family":"Kiang","given":"Mathew"},{"family":"Nadeau","given":"Kari"},{"family":"Duggan","given":"Mark"},{"family":"Bendavid","given":"Eran"},{"family":"Burke","given":"Marshall"}],"accessed":{"date-parts":[["2023",4,5]]},"issued":{"date-parts":[["2023",2]]}}},{"id":164,"uris":["http://zotero.org/users/local/5kaUw5tp/items/CBM9E87K"],"itemData":{"id":164,"type":"article-journal","container-title":"Nature Human Behaviour","DOI":"10.1038/s41562-022-01396-6","ISSN":"2397-3374","issue":"10","journalAbbreviation":"Nat Hum Behav","language":"en","page":"1351-1361","source":"DOI.org (Crossref)","title":"Exposures and behavioural responses to wildfire smoke","volume":"6","author":[{"family":"Burke","given":"Marshall"},{"family":"Heft-Neal","given":"Sam"},{"family":"Li","given":"Jessica"},{"family":"Driscoll","given":"Anne"},{"family":"Baylis","given":"Patrick"},{"family":"Stigler","given":"Matthieu"},{"family":"Weill","given":"Joakim A."},{"family":"Burney","given":"Jennifer A."},{"family":"Wen","given":"Jeff"},{"family":"Childs","given":"Marissa L."},{"family":"Gould","given":"Carlos F."}],"issued":{"date-parts":[["2022",7,7]]}}}],"schema":"https://github.com/citation-style-language/schema/raw/master/csl-citation.json"} </w:instrText>
      </w:r>
      <w:r w:rsidR="00307C6B">
        <w:rPr>
          <w:rFonts w:cstheme="minorHAnsi"/>
          <w:sz w:val="22"/>
          <w:szCs w:val="22"/>
        </w:rPr>
        <w:fldChar w:fldCharType="separate"/>
      </w:r>
      <w:r w:rsidR="00307C6B" w:rsidRPr="00307C6B">
        <w:rPr>
          <w:rFonts w:ascii="Calibri" w:cs="Calibri"/>
          <w:sz w:val="22"/>
          <w:vertAlign w:val="superscript"/>
        </w:rPr>
        <w:t>33,34</w:t>
      </w:r>
      <w:r w:rsidR="00307C6B">
        <w:rPr>
          <w:rFonts w:cstheme="minorHAnsi"/>
          <w:sz w:val="22"/>
          <w:szCs w:val="22"/>
        </w:rPr>
        <w:fldChar w:fldCharType="end"/>
      </w:r>
      <w:r w:rsidR="006150BF">
        <w:rPr>
          <w:rFonts w:cstheme="minorHAnsi"/>
          <w:sz w:val="22"/>
          <w:szCs w:val="22"/>
        </w:rPr>
        <w:t xml:space="preserve"> Second, our findings may reflect a lack of sufficient temporal granularity. The largest studies of the association between wildfire smoke pollution and mortality, namely Chen et al. and Ye et al., used daily data on smoke PM2.5 and mortality. Major studies on all-source PM2.5 and mortality have also relied on daily data, or tracked individuals through a cohort </w:t>
      </w:r>
      <w:r w:rsidR="006150BF">
        <w:rPr>
          <w:rFonts w:cstheme="minorHAnsi"/>
          <w:sz w:val="22"/>
          <w:szCs w:val="22"/>
        </w:rPr>
        <w:lastRenderedPageBreak/>
        <w:t>design.</w:t>
      </w:r>
      <w:r w:rsidR="006150BF">
        <w:rPr>
          <w:rFonts w:cstheme="minorHAnsi"/>
          <w:sz w:val="22"/>
          <w:szCs w:val="22"/>
        </w:rPr>
        <w:fldChar w:fldCharType="begin"/>
      </w:r>
      <w:r w:rsidR="006150BF">
        <w:rPr>
          <w:rFonts w:cstheme="minorHAnsi"/>
          <w:sz w:val="22"/>
          <w:szCs w:val="22"/>
        </w:rPr>
        <w:instrText xml:space="preserve"> ADDIN ZOTERO_ITEM CSL_CITATION {"citationID":"hc8upEUo","properties":{"formattedCitation":"\\super 35,36\\nosupersub{}","plainCitation":"35,36","noteIndex":0},"citationItems":[{"id":226,"uris":["http://zotero.org/users/local/5kaUw5tp/items/9WE48VVX"],"itemData":{"id":226,"type":"article-journal","abstract":"Background: Although many studies have examined the effects of air pollution on mortality, data limitations have resulted in fewer studies of both particulate matter with an aerodynamic diameter of ≤ 2.5 µm (PM2.5; fine particles) and of coarse particles (particles with an aerodynamic diameter &gt; 2.5 and &lt; 10 µm; PM coarse). We conducted a national, multicity time-series study of the acute effect of PM2.5 and PM coarse on the increased risk of death for all causes, cardiovascular disease (CVD), myocardial infarction (MI), stroke, and respiratory mortality for the years 1999‒2005.\nMethod: We applied a city- and season-specific Poisson regression in 112 U.S. cities to examine the association of mean (day of death and previous day) PM2.5 and PM coarse with daily deaths. We combined the city-specific estimates using a random effects approach, in total, by season and by region.\nResults: We found a 0.98% increase [95% confidence interval (CI), 0.75‒1.22] in total mortality, a 0.85% increase (95% CI, 0.46‒1.24) in CVD, a 1.18% increase (95% CI, 0.48‒1.89) in MI, a 1.78% increase (95% CI, 0.96‒2.62) in stroke, and a 1.68% increase (95% CI, 1.04‒2.33) in respiratory deaths for a 10-µg/m3 increase in 2-day averaged PM2.5. The effects were higher in spring. For PM coarse, we found significant but smaller increases for all causes analyzed.\nConclusions: We conclude that our analysis showed an increased risk of mortality for all and ­specific causes associated with PM2.5, and the risks are higher than what was previously observed for PM10. In addition, coarse particles are also associated with more deaths.","container-title":"Environmental Health Perspectives","DOI":"10.1289/ehp.0800108","ISSN":"0091-6765, 1552-9924","issue":"6","journalAbbreviation":"Environmental Health Perspectives","language":"en","page":"898-903","source":"DOI.org (Crossref)","title":"The Effect of Fine and Coarse Particulate Air Pollution on Mortality: A National Analysis","title-short":"The Effect of Fine and Coarse Particulate Air Pollution on Mortality","volume":"117","author":[{"family":"Zanobetti","given":"Antonella"},{"family":"Schwartz","given":"Joel"}],"issued":{"date-parts":[["2009",6]]}}},{"id":209,"uris":["http://zotero.org/users/local/5kaUw5tp/items/PDKEZ5J7"],"itemData":{"id":209,"type":"article-journal","abstract":"Many studies have reported that PM2.5 was associated with mortality, but these were criticized for unmeasured confounding, not using causal modeling, and not focusing on changes in exposure and mortality rates. Recent studies have used propensity scores, a causal modeling approach that requires the assumption of no unmeasured confounders.","container-title":"Environmental Research","DOI":"10.1016/j.envres.2020.110649","ISSN":"00139351","journalAbbreviation":"Environmental Research","language":"en","page":"110649","source":"DOI.org (Crossref)","title":"A national difference in differences analysis of the effect of PM2.5 on annual death rates","volume":"194","author":[{"family":"Schwartz","given":"Joel"},{"family":"Wei","given":"Yaguang"},{"family":"Yitshak-Sade","given":"Ma'ayan"},{"family":"Di","given":"Qian"},{"family":"Dominici","given":"Francesca"},{"family":"Zanobetti","given":"Antonella"}],"issued":{"date-parts":[["2021",3]]}}}],"schema":"https://github.com/citation-style-language/schema/raw/master/csl-citation.json"} </w:instrText>
      </w:r>
      <w:r w:rsidR="006150BF">
        <w:rPr>
          <w:rFonts w:cstheme="minorHAnsi"/>
          <w:sz w:val="22"/>
          <w:szCs w:val="22"/>
        </w:rPr>
        <w:fldChar w:fldCharType="separate"/>
      </w:r>
      <w:r w:rsidR="006150BF" w:rsidRPr="006150BF">
        <w:rPr>
          <w:rFonts w:ascii="Calibri" w:cs="Calibri"/>
          <w:sz w:val="22"/>
          <w:vertAlign w:val="superscript"/>
        </w:rPr>
        <w:t>35,36</w:t>
      </w:r>
      <w:r w:rsidR="006150BF">
        <w:rPr>
          <w:rFonts w:cstheme="minorHAnsi"/>
          <w:sz w:val="22"/>
          <w:szCs w:val="22"/>
        </w:rPr>
        <w:fldChar w:fldCharType="end"/>
      </w:r>
      <w:r w:rsidR="00B44C34">
        <w:rPr>
          <w:rFonts w:cstheme="minorHAnsi"/>
          <w:sz w:val="22"/>
          <w:szCs w:val="22"/>
        </w:rPr>
        <w:t xml:space="preserve"> It is possible that studying this association at the monthly level obscures the true effect, perhaps because smoke PM2.5 may only be significantly elevated for a handful of days per </w:t>
      </w:r>
      <w:commentRangeStart w:id="70"/>
      <w:r w:rsidR="00B44C34">
        <w:rPr>
          <w:rFonts w:cstheme="minorHAnsi"/>
          <w:sz w:val="22"/>
          <w:szCs w:val="22"/>
        </w:rPr>
        <w:t>month</w:t>
      </w:r>
      <w:commentRangeEnd w:id="70"/>
      <w:r w:rsidR="002E0070">
        <w:rPr>
          <w:rStyle w:val="CommentReference"/>
        </w:rPr>
        <w:commentReference w:id="70"/>
      </w:r>
      <w:r w:rsidR="00B44C34">
        <w:rPr>
          <w:rFonts w:cstheme="minorHAnsi"/>
          <w:sz w:val="22"/>
          <w:szCs w:val="22"/>
        </w:rPr>
        <w:t>.</w:t>
      </w:r>
    </w:p>
    <w:p w14:paraId="032AF227" w14:textId="77777777" w:rsidR="009C6D28" w:rsidRDefault="009C6D28" w:rsidP="00A836D2">
      <w:pPr>
        <w:pBdr>
          <w:top w:val="nil"/>
          <w:left w:val="nil"/>
          <w:bottom w:val="nil"/>
          <w:right w:val="nil"/>
          <w:between w:val="nil"/>
        </w:pBdr>
        <w:spacing w:line="480" w:lineRule="auto"/>
        <w:rPr>
          <w:rFonts w:cstheme="minorHAnsi"/>
          <w:sz w:val="22"/>
          <w:szCs w:val="22"/>
        </w:rPr>
      </w:pPr>
    </w:p>
    <w:p w14:paraId="705932F3" w14:textId="01290E68" w:rsidR="009C6D28" w:rsidRDefault="009C6D28" w:rsidP="00A836D2">
      <w:pPr>
        <w:pBdr>
          <w:top w:val="nil"/>
          <w:left w:val="nil"/>
          <w:bottom w:val="nil"/>
          <w:right w:val="nil"/>
          <w:between w:val="nil"/>
        </w:pBdr>
        <w:spacing w:line="480" w:lineRule="auto"/>
        <w:rPr>
          <w:rFonts w:cstheme="minorHAnsi"/>
          <w:sz w:val="22"/>
          <w:szCs w:val="22"/>
        </w:rPr>
      </w:pPr>
      <w:r>
        <w:rPr>
          <w:rFonts w:cstheme="minorHAnsi"/>
          <w:sz w:val="22"/>
          <w:szCs w:val="22"/>
        </w:rPr>
        <w:t>Strengths:</w:t>
      </w:r>
    </w:p>
    <w:p w14:paraId="4FD3EF06" w14:textId="1008391C" w:rsidR="009C6D28" w:rsidRDefault="009C6D28" w:rsidP="009C6D28">
      <w:pPr>
        <w:pStyle w:val="ListParagraph"/>
        <w:numPr>
          <w:ilvl w:val="0"/>
          <w:numId w:val="3"/>
        </w:numPr>
        <w:pBdr>
          <w:top w:val="nil"/>
          <w:left w:val="nil"/>
          <w:bottom w:val="nil"/>
          <w:right w:val="nil"/>
          <w:between w:val="nil"/>
        </w:pBdr>
        <w:spacing w:line="480" w:lineRule="auto"/>
        <w:rPr>
          <w:rFonts w:cstheme="minorHAnsi"/>
          <w:sz w:val="22"/>
          <w:szCs w:val="22"/>
        </w:rPr>
      </w:pPr>
      <w:r>
        <w:rPr>
          <w:rFonts w:cstheme="minorHAnsi"/>
          <w:sz w:val="22"/>
          <w:szCs w:val="22"/>
        </w:rPr>
        <w:t>This paper examined the potential pitfalls of ecological, non-daily studies of air pollution and mortality (which can potentially be generalized to other health outcomes), which is a useful type of study because data is simpler to acquire than daily level, it is easier to capture a wide study population compared to cohort studies both in terms of subject characteristics and geographic range (</w:t>
      </w:r>
      <w:proofErr w:type="spellStart"/>
      <w:r>
        <w:rPr>
          <w:rFonts w:cstheme="minorHAnsi"/>
          <w:sz w:val="22"/>
          <w:szCs w:val="22"/>
        </w:rPr>
        <w:t>eg</w:t>
      </w:r>
      <w:proofErr w:type="spellEnd"/>
      <w:r>
        <w:rPr>
          <w:rFonts w:cstheme="minorHAnsi"/>
          <w:sz w:val="22"/>
          <w:szCs w:val="22"/>
        </w:rPr>
        <w:t xml:space="preserve"> many air pollution x mortality studies that use Medicare cohorts which are restricted to 65+, and others often restrict to a municipality or small region)</w:t>
      </w:r>
      <w:r w:rsidR="00CF7DE4">
        <w:rPr>
          <w:rFonts w:cstheme="minorHAnsi"/>
          <w:sz w:val="22"/>
          <w:szCs w:val="22"/>
        </w:rPr>
        <w:t>, and the monthly (or yearly) range reduces concerns that displacement may be driving effects</w:t>
      </w:r>
    </w:p>
    <w:p w14:paraId="22E6EAA4" w14:textId="6B586353" w:rsidR="0043788C" w:rsidRDefault="0043788C" w:rsidP="009C6D28">
      <w:pPr>
        <w:pStyle w:val="ListParagraph"/>
        <w:numPr>
          <w:ilvl w:val="0"/>
          <w:numId w:val="3"/>
        </w:numPr>
        <w:pBdr>
          <w:top w:val="nil"/>
          <w:left w:val="nil"/>
          <w:bottom w:val="nil"/>
          <w:right w:val="nil"/>
          <w:between w:val="nil"/>
        </w:pBdr>
        <w:spacing w:line="480" w:lineRule="auto"/>
        <w:rPr>
          <w:rFonts w:cstheme="minorHAnsi"/>
          <w:sz w:val="22"/>
          <w:szCs w:val="22"/>
        </w:rPr>
      </w:pPr>
      <w:r>
        <w:rPr>
          <w:rFonts w:cstheme="minorHAnsi"/>
          <w:sz w:val="22"/>
          <w:szCs w:val="22"/>
        </w:rPr>
        <w:t>Both the WONDER mortality data and wildfire smoke PM2.5 data are high-quality sources that minimize concerns around measurement error driving our results</w:t>
      </w:r>
    </w:p>
    <w:p w14:paraId="454B7337" w14:textId="06D21779" w:rsidR="0044510B" w:rsidRDefault="00852868" w:rsidP="009C6D28">
      <w:pPr>
        <w:pStyle w:val="ListParagraph"/>
        <w:numPr>
          <w:ilvl w:val="0"/>
          <w:numId w:val="3"/>
        </w:numPr>
        <w:pBdr>
          <w:top w:val="nil"/>
          <w:left w:val="nil"/>
          <w:bottom w:val="nil"/>
          <w:right w:val="nil"/>
          <w:between w:val="nil"/>
        </w:pBdr>
        <w:spacing w:line="480" w:lineRule="auto"/>
        <w:rPr>
          <w:rFonts w:cstheme="minorHAnsi"/>
          <w:sz w:val="22"/>
          <w:szCs w:val="22"/>
        </w:rPr>
      </w:pPr>
      <w:r>
        <w:rPr>
          <w:rFonts w:cstheme="minorHAnsi"/>
          <w:sz w:val="22"/>
          <w:szCs w:val="22"/>
        </w:rPr>
        <w:t xml:space="preserve">Relatively </w:t>
      </w:r>
      <w:proofErr w:type="gramStart"/>
      <w:r>
        <w:rPr>
          <w:rFonts w:cstheme="minorHAnsi"/>
          <w:sz w:val="22"/>
          <w:szCs w:val="22"/>
        </w:rPr>
        <w:t>long time</w:t>
      </w:r>
      <w:proofErr w:type="gramEnd"/>
      <w:r>
        <w:rPr>
          <w:rFonts w:cstheme="minorHAnsi"/>
          <w:sz w:val="22"/>
          <w:szCs w:val="22"/>
        </w:rPr>
        <w:t xml:space="preserve"> range (15 years) compared to similar studies provides more power, and allowed us to analyze results by changing the time window</w:t>
      </w:r>
    </w:p>
    <w:p w14:paraId="6EA9B0EB" w14:textId="293E71B7" w:rsidR="009C6D28" w:rsidRDefault="009C6D28" w:rsidP="00A836D2">
      <w:pPr>
        <w:pBdr>
          <w:top w:val="nil"/>
          <w:left w:val="nil"/>
          <w:bottom w:val="nil"/>
          <w:right w:val="nil"/>
          <w:between w:val="nil"/>
        </w:pBdr>
        <w:spacing w:line="480" w:lineRule="auto"/>
        <w:rPr>
          <w:rFonts w:cstheme="minorHAnsi"/>
          <w:sz w:val="22"/>
          <w:szCs w:val="22"/>
        </w:rPr>
      </w:pPr>
      <w:r>
        <w:rPr>
          <w:rFonts w:cstheme="minorHAnsi"/>
          <w:sz w:val="22"/>
          <w:szCs w:val="22"/>
        </w:rPr>
        <w:t>Weaknesses:</w:t>
      </w:r>
    </w:p>
    <w:p w14:paraId="7A2DA96F" w14:textId="1F3F580F" w:rsidR="0044510B" w:rsidRDefault="0044510B" w:rsidP="0044510B">
      <w:pPr>
        <w:pStyle w:val="ListParagraph"/>
        <w:numPr>
          <w:ilvl w:val="0"/>
          <w:numId w:val="3"/>
        </w:numPr>
        <w:pBdr>
          <w:top w:val="nil"/>
          <w:left w:val="nil"/>
          <w:bottom w:val="nil"/>
          <w:right w:val="nil"/>
          <w:between w:val="nil"/>
        </w:pBdr>
        <w:spacing w:line="480" w:lineRule="auto"/>
        <w:rPr>
          <w:rFonts w:cstheme="minorHAnsi"/>
          <w:sz w:val="22"/>
          <w:szCs w:val="22"/>
        </w:rPr>
      </w:pPr>
      <w:r>
        <w:rPr>
          <w:rFonts w:cstheme="minorHAnsi"/>
          <w:sz w:val="22"/>
          <w:szCs w:val="22"/>
        </w:rPr>
        <w:t>General drawbacks of the TWFE approach</w:t>
      </w:r>
    </w:p>
    <w:p w14:paraId="1D0A6E97" w14:textId="2ED915FE" w:rsidR="0044510B" w:rsidRDefault="0044510B" w:rsidP="0044510B">
      <w:pPr>
        <w:pStyle w:val="ListParagraph"/>
        <w:numPr>
          <w:ilvl w:val="0"/>
          <w:numId w:val="3"/>
        </w:numPr>
        <w:pBdr>
          <w:top w:val="nil"/>
          <w:left w:val="nil"/>
          <w:bottom w:val="nil"/>
          <w:right w:val="nil"/>
          <w:between w:val="nil"/>
        </w:pBdr>
        <w:spacing w:line="480" w:lineRule="auto"/>
        <w:rPr>
          <w:rFonts w:cstheme="minorHAnsi"/>
          <w:sz w:val="22"/>
          <w:szCs w:val="22"/>
        </w:rPr>
      </w:pPr>
      <w:r>
        <w:rPr>
          <w:rFonts w:cstheme="minorHAnsi"/>
          <w:sz w:val="22"/>
          <w:szCs w:val="22"/>
        </w:rPr>
        <w:t xml:space="preserve">Lack of temporal granularity may obscure a true association between wildfire smoke and mortality; essentially, trying to study this association at anything other than the daily level may be a fool’s </w:t>
      </w:r>
      <w:proofErr w:type="gramStart"/>
      <w:r>
        <w:rPr>
          <w:rFonts w:cstheme="minorHAnsi"/>
          <w:sz w:val="22"/>
          <w:szCs w:val="22"/>
        </w:rPr>
        <w:t>errand</w:t>
      </w:r>
      <w:proofErr w:type="gramEnd"/>
    </w:p>
    <w:p w14:paraId="3E875F86" w14:textId="78DD13D9" w:rsidR="0044510B" w:rsidRDefault="0044510B" w:rsidP="0044510B">
      <w:pPr>
        <w:pStyle w:val="ListParagraph"/>
        <w:numPr>
          <w:ilvl w:val="0"/>
          <w:numId w:val="3"/>
        </w:numPr>
        <w:pBdr>
          <w:top w:val="nil"/>
          <w:left w:val="nil"/>
          <w:bottom w:val="nil"/>
          <w:right w:val="nil"/>
          <w:between w:val="nil"/>
        </w:pBdr>
        <w:spacing w:line="480" w:lineRule="auto"/>
        <w:rPr>
          <w:rFonts w:cstheme="minorHAnsi"/>
          <w:sz w:val="22"/>
          <w:szCs w:val="22"/>
        </w:rPr>
      </w:pPr>
      <w:r>
        <w:rPr>
          <w:rFonts w:cstheme="minorHAnsi"/>
          <w:sz w:val="22"/>
          <w:szCs w:val="22"/>
        </w:rPr>
        <w:t xml:space="preserve">Mortality is far downstream of acute health </w:t>
      </w:r>
      <w:proofErr w:type="gramStart"/>
      <w:r>
        <w:rPr>
          <w:rFonts w:cstheme="minorHAnsi"/>
          <w:sz w:val="22"/>
          <w:szCs w:val="22"/>
        </w:rPr>
        <w:t>impacts</w:t>
      </w:r>
      <w:proofErr w:type="gramEnd"/>
      <w:r>
        <w:rPr>
          <w:rFonts w:cstheme="minorHAnsi"/>
          <w:sz w:val="22"/>
          <w:szCs w:val="22"/>
        </w:rPr>
        <w:t xml:space="preserve"> and it may be more difficult to find an association between smoke and mortality even with real health impacts that might be observable with a more sensitive outcome like ED visits</w:t>
      </w:r>
    </w:p>
    <w:p w14:paraId="05C548E3" w14:textId="0F7C7C18" w:rsidR="0044510B" w:rsidRPr="0044510B" w:rsidRDefault="0044510B" w:rsidP="0044510B">
      <w:pPr>
        <w:pStyle w:val="ListParagraph"/>
        <w:numPr>
          <w:ilvl w:val="1"/>
          <w:numId w:val="3"/>
        </w:numPr>
        <w:pBdr>
          <w:top w:val="nil"/>
          <w:left w:val="nil"/>
          <w:bottom w:val="nil"/>
          <w:right w:val="nil"/>
          <w:between w:val="nil"/>
        </w:pBdr>
        <w:spacing w:line="480" w:lineRule="auto"/>
        <w:rPr>
          <w:rFonts w:cstheme="minorHAnsi"/>
          <w:sz w:val="22"/>
          <w:szCs w:val="22"/>
        </w:rPr>
      </w:pPr>
      <w:r>
        <w:rPr>
          <w:rFonts w:cstheme="minorHAnsi"/>
          <w:sz w:val="22"/>
          <w:szCs w:val="22"/>
        </w:rPr>
        <w:lastRenderedPageBreak/>
        <w:t>Rebuttal: time series/daily studies have found an effect, so issue is more likely to be temporal granularity</w:t>
      </w:r>
    </w:p>
    <w:p w14:paraId="3B369D9F" w14:textId="77777777" w:rsidR="009C6D28" w:rsidRPr="00894B40" w:rsidRDefault="009C6D28" w:rsidP="00A836D2">
      <w:pPr>
        <w:pBdr>
          <w:top w:val="nil"/>
          <w:left w:val="nil"/>
          <w:bottom w:val="nil"/>
          <w:right w:val="nil"/>
          <w:between w:val="nil"/>
        </w:pBdr>
        <w:spacing w:line="480" w:lineRule="auto"/>
        <w:rPr>
          <w:rFonts w:cstheme="minorHAnsi"/>
          <w:sz w:val="22"/>
          <w:szCs w:val="22"/>
        </w:rPr>
      </w:pPr>
    </w:p>
    <w:p w14:paraId="4DFD4361" w14:textId="386BDE38" w:rsidR="00894B40" w:rsidRDefault="002E0070" w:rsidP="00A836D2">
      <w:pPr>
        <w:pBdr>
          <w:top w:val="nil"/>
          <w:left w:val="nil"/>
          <w:bottom w:val="nil"/>
          <w:right w:val="nil"/>
          <w:between w:val="nil"/>
        </w:pBdr>
        <w:spacing w:line="480" w:lineRule="auto"/>
        <w:rPr>
          <w:rFonts w:cstheme="minorHAnsi"/>
          <w:b/>
          <w:bCs/>
          <w:sz w:val="22"/>
          <w:szCs w:val="22"/>
        </w:rPr>
      </w:pPr>
      <w:r>
        <w:rPr>
          <w:rFonts w:cstheme="minorHAnsi"/>
          <w:b/>
          <w:bCs/>
          <w:sz w:val="22"/>
          <w:szCs w:val="22"/>
        </w:rPr>
        <w:tab/>
      </w:r>
    </w:p>
    <w:p w14:paraId="2CFB1BF2" w14:textId="77777777" w:rsidR="002E0070" w:rsidRPr="00905A17" w:rsidRDefault="002E0070" w:rsidP="00A836D2">
      <w:pPr>
        <w:pBdr>
          <w:top w:val="nil"/>
          <w:left w:val="nil"/>
          <w:bottom w:val="nil"/>
          <w:right w:val="nil"/>
          <w:between w:val="nil"/>
        </w:pBdr>
        <w:spacing w:line="480" w:lineRule="auto"/>
        <w:rPr>
          <w:rFonts w:cstheme="minorHAnsi"/>
          <w:b/>
          <w:bCs/>
          <w:sz w:val="22"/>
          <w:szCs w:val="22"/>
        </w:rPr>
      </w:pPr>
    </w:p>
    <w:p w14:paraId="697299EE" w14:textId="618E4A95" w:rsidR="00A836D2" w:rsidRPr="00905A17" w:rsidRDefault="00A836D2" w:rsidP="00A836D2">
      <w:pPr>
        <w:pBdr>
          <w:top w:val="nil"/>
          <w:left w:val="nil"/>
          <w:bottom w:val="nil"/>
          <w:right w:val="nil"/>
          <w:between w:val="nil"/>
        </w:pBdr>
        <w:spacing w:line="480" w:lineRule="auto"/>
        <w:rPr>
          <w:rFonts w:cstheme="minorHAnsi"/>
          <w:b/>
          <w:bCs/>
          <w:sz w:val="22"/>
          <w:szCs w:val="22"/>
        </w:rPr>
      </w:pPr>
      <w:r w:rsidRPr="00905A17">
        <w:rPr>
          <w:rFonts w:cstheme="minorHAnsi"/>
          <w:b/>
          <w:bCs/>
          <w:sz w:val="22"/>
          <w:szCs w:val="22"/>
          <w:u w:val="single"/>
        </w:rPr>
        <w:t>Conclusions</w:t>
      </w:r>
      <w:r w:rsidRPr="00905A17">
        <w:rPr>
          <w:rFonts w:cstheme="minorHAnsi"/>
          <w:b/>
          <w:bCs/>
          <w:sz w:val="22"/>
          <w:szCs w:val="22"/>
        </w:rPr>
        <w:t>:</w:t>
      </w:r>
    </w:p>
    <w:p w14:paraId="05D6A5AF" w14:textId="77777777" w:rsidR="00751A8E" w:rsidRPr="00905A17" w:rsidRDefault="00751A8E">
      <w:pPr>
        <w:rPr>
          <w:rFonts w:cstheme="minorHAnsi"/>
          <w:sz w:val="22"/>
          <w:szCs w:val="22"/>
        </w:rPr>
      </w:pPr>
      <w:r w:rsidRPr="00905A17">
        <w:rPr>
          <w:rFonts w:cstheme="minorHAnsi"/>
          <w:sz w:val="22"/>
          <w:szCs w:val="22"/>
        </w:rPr>
        <w:br w:type="page"/>
      </w:r>
    </w:p>
    <w:p w14:paraId="68469FE9" w14:textId="1ED5460B" w:rsidR="00AC4817" w:rsidRPr="00905A17" w:rsidRDefault="00AC4817" w:rsidP="00751A8E">
      <w:pPr>
        <w:pStyle w:val="Bibliography"/>
        <w:rPr>
          <w:rFonts w:cstheme="minorHAnsi"/>
          <w:b/>
          <w:bCs/>
          <w:sz w:val="22"/>
          <w:szCs w:val="22"/>
          <w:u w:val="single"/>
        </w:rPr>
      </w:pPr>
      <w:r w:rsidRPr="00905A17">
        <w:rPr>
          <w:rFonts w:cstheme="minorHAnsi"/>
          <w:b/>
          <w:bCs/>
          <w:sz w:val="22"/>
          <w:szCs w:val="22"/>
          <w:u w:val="single"/>
        </w:rPr>
        <w:lastRenderedPageBreak/>
        <w:t>References:</w:t>
      </w:r>
    </w:p>
    <w:p w14:paraId="6EA0ED89" w14:textId="77777777" w:rsidR="006150BF" w:rsidRPr="006150BF" w:rsidRDefault="00751A8E" w:rsidP="006150BF">
      <w:pPr>
        <w:pStyle w:val="Bibliography"/>
        <w:rPr>
          <w:rFonts w:ascii="Calibri" w:cs="Calibri"/>
          <w:sz w:val="22"/>
        </w:rPr>
      </w:pPr>
      <w:r w:rsidRPr="00905A17">
        <w:rPr>
          <w:rFonts w:cstheme="minorHAnsi"/>
          <w:sz w:val="22"/>
          <w:szCs w:val="22"/>
        </w:rPr>
        <w:fldChar w:fldCharType="begin"/>
      </w:r>
      <w:r w:rsidRPr="00905A17">
        <w:rPr>
          <w:rFonts w:cstheme="minorHAnsi"/>
          <w:sz w:val="22"/>
          <w:szCs w:val="22"/>
        </w:rPr>
        <w:instrText xml:space="preserve"> ADDIN ZOTERO_BIBL {"uncited":[],"omitted":[],"custom":[]} CSL_BIBLIOGRAPHY </w:instrText>
      </w:r>
      <w:r w:rsidRPr="00905A17">
        <w:rPr>
          <w:rFonts w:cstheme="minorHAnsi"/>
          <w:sz w:val="22"/>
          <w:szCs w:val="22"/>
        </w:rPr>
        <w:fldChar w:fldCharType="separate"/>
      </w:r>
      <w:r w:rsidR="006150BF" w:rsidRPr="006150BF">
        <w:rPr>
          <w:rFonts w:ascii="Calibri" w:cs="Calibri"/>
          <w:sz w:val="22"/>
        </w:rPr>
        <w:t>1.</w:t>
      </w:r>
      <w:r w:rsidR="006150BF" w:rsidRPr="006150BF">
        <w:rPr>
          <w:rFonts w:ascii="Calibri" w:cs="Calibri"/>
          <w:sz w:val="22"/>
        </w:rPr>
        <w:tab/>
        <w:t xml:space="preserve">Burke M, Driscoll A, Heft-Neal S, Xue J, Burney J, Wara M. The changing risk and burden of wildfire in the United States. </w:t>
      </w:r>
      <w:r w:rsidR="006150BF" w:rsidRPr="006150BF">
        <w:rPr>
          <w:rFonts w:ascii="Calibri" w:cs="Calibri"/>
          <w:i/>
          <w:iCs/>
          <w:sz w:val="22"/>
        </w:rPr>
        <w:t>Proc Natl Acad Sci</w:t>
      </w:r>
      <w:r w:rsidR="006150BF" w:rsidRPr="006150BF">
        <w:rPr>
          <w:rFonts w:ascii="Calibri" w:cs="Calibri"/>
          <w:sz w:val="22"/>
        </w:rPr>
        <w:t>. 2021;118(2):e2011048118. doi:10.1073/pnas.2011048118</w:t>
      </w:r>
    </w:p>
    <w:p w14:paraId="2EC594E9" w14:textId="77777777" w:rsidR="006150BF" w:rsidRPr="006150BF" w:rsidRDefault="006150BF" w:rsidP="006150BF">
      <w:pPr>
        <w:pStyle w:val="Bibliography"/>
        <w:rPr>
          <w:rFonts w:ascii="Calibri" w:cs="Calibri"/>
          <w:sz w:val="22"/>
        </w:rPr>
      </w:pPr>
      <w:r w:rsidRPr="006150BF">
        <w:rPr>
          <w:rFonts w:ascii="Calibri" w:cs="Calibri"/>
          <w:sz w:val="22"/>
        </w:rPr>
        <w:t>2.</w:t>
      </w:r>
      <w:r w:rsidRPr="006150BF">
        <w:rPr>
          <w:rFonts w:ascii="Calibri" w:cs="Calibri"/>
          <w:sz w:val="22"/>
        </w:rPr>
        <w:tab/>
        <w:t xml:space="preserve">Ford B, Val Martin M, Zelasky SE, et al. Future Fire Impacts on Smoke Concentrations, Visibility, and Health in the Contiguous United States. </w:t>
      </w:r>
      <w:r w:rsidRPr="006150BF">
        <w:rPr>
          <w:rFonts w:ascii="Calibri" w:cs="Calibri"/>
          <w:i/>
          <w:iCs/>
          <w:sz w:val="22"/>
        </w:rPr>
        <w:t>GeoHealth</w:t>
      </w:r>
      <w:r w:rsidRPr="006150BF">
        <w:rPr>
          <w:rFonts w:ascii="Calibri" w:cs="Calibri"/>
          <w:sz w:val="22"/>
        </w:rPr>
        <w:t>. 2018;2(8):229-247. doi:10.1029/2018GH000144</w:t>
      </w:r>
    </w:p>
    <w:p w14:paraId="6CEE7719" w14:textId="77777777" w:rsidR="006150BF" w:rsidRPr="006150BF" w:rsidRDefault="006150BF" w:rsidP="006150BF">
      <w:pPr>
        <w:pStyle w:val="Bibliography"/>
        <w:rPr>
          <w:rFonts w:ascii="Calibri" w:cs="Calibri"/>
          <w:sz w:val="22"/>
        </w:rPr>
      </w:pPr>
      <w:r w:rsidRPr="006150BF">
        <w:rPr>
          <w:rFonts w:ascii="Calibri" w:cs="Calibri"/>
          <w:sz w:val="22"/>
        </w:rPr>
        <w:t>3.</w:t>
      </w:r>
      <w:r w:rsidRPr="006150BF">
        <w:rPr>
          <w:rFonts w:ascii="Calibri" w:cs="Calibri"/>
          <w:sz w:val="22"/>
        </w:rPr>
        <w:tab/>
        <w:t xml:space="preserve">Neumann JE, Amend M, Anenberg S, et al. Estimating PM2.5-related premature mortality and morbidity associated with future wildfire emissions in the western US. </w:t>
      </w:r>
      <w:r w:rsidRPr="006150BF">
        <w:rPr>
          <w:rFonts w:ascii="Calibri" w:cs="Calibri"/>
          <w:i/>
          <w:iCs/>
          <w:sz w:val="22"/>
        </w:rPr>
        <w:t>Environ Res Lett</w:t>
      </w:r>
      <w:r w:rsidRPr="006150BF">
        <w:rPr>
          <w:rFonts w:ascii="Calibri" w:cs="Calibri"/>
          <w:sz w:val="22"/>
        </w:rPr>
        <w:t>. 2021;16(3):035019. doi:10.1088/1748-9326/abe82b</w:t>
      </w:r>
    </w:p>
    <w:p w14:paraId="135BECBA" w14:textId="77777777" w:rsidR="006150BF" w:rsidRPr="006150BF" w:rsidRDefault="006150BF" w:rsidP="006150BF">
      <w:pPr>
        <w:pStyle w:val="Bibliography"/>
        <w:rPr>
          <w:rFonts w:ascii="Calibri" w:cs="Calibri"/>
          <w:sz w:val="22"/>
        </w:rPr>
      </w:pPr>
      <w:r w:rsidRPr="006150BF">
        <w:rPr>
          <w:rFonts w:ascii="Calibri" w:cs="Calibri"/>
          <w:sz w:val="22"/>
        </w:rPr>
        <w:t>4.</w:t>
      </w:r>
      <w:r w:rsidRPr="006150BF">
        <w:rPr>
          <w:rFonts w:ascii="Calibri" w:cs="Calibri"/>
          <w:sz w:val="22"/>
        </w:rPr>
        <w:tab/>
        <w:t xml:space="preserve">O’Dell K, Bilsback K, Ford B, et al. Estimated Mortality and Morbidity Attributable to Smoke Plumes in the United States: Not Just a Western US Problem. </w:t>
      </w:r>
      <w:r w:rsidRPr="006150BF">
        <w:rPr>
          <w:rFonts w:ascii="Calibri" w:cs="Calibri"/>
          <w:i/>
          <w:iCs/>
          <w:sz w:val="22"/>
        </w:rPr>
        <w:t>GeoHealth</w:t>
      </w:r>
      <w:r w:rsidRPr="006150BF">
        <w:rPr>
          <w:rFonts w:ascii="Calibri" w:cs="Calibri"/>
          <w:sz w:val="22"/>
        </w:rPr>
        <w:t>. 2021;5(9). doi:10.1029/2021GH000457</w:t>
      </w:r>
    </w:p>
    <w:p w14:paraId="48954BC0" w14:textId="77777777" w:rsidR="006150BF" w:rsidRPr="006150BF" w:rsidRDefault="006150BF" w:rsidP="006150BF">
      <w:pPr>
        <w:pStyle w:val="Bibliography"/>
        <w:rPr>
          <w:rFonts w:ascii="Calibri" w:cs="Calibri"/>
          <w:sz w:val="22"/>
        </w:rPr>
      </w:pPr>
      <w:r w:rsidRPr="006150BF">
        <w:rPr>
          <w:rFonts w:ascii="Calibri" w:cs="Calibri"/>
          <w:sz w:val="22"/>
        </w:rPr>
        <w:t>5.</w:t>
      </w:r>
      <w:r w:rsidRPr="006150BF">
        <w:rPr>
          <w:rFonts w:ascii="Calibri" w:cs="Calibri"/>
          <w:sz w:val="22"/>
        </w:rPr>
        <w:tab/>
        <w:t xml:space="preserve">Shou Y, Huang Y, Zhu X, Liu C, Hu Y, Wang H. A review of the possible associations between ambient PM2.5 exposures and the development of Alzheimer’s disease. </w:t>
      </w:r>
      <w:r w:rsidRPr="006150BF">
        <w:rPr>
          <w:rFonts w:ascii="Calibri" w:cs="Calibri"/>
          <w:i/>
          <w:iCs/>
          <w:sz w:val="22"/>
        </w:rPr>
        <w:t>Ecotoxicol Environ Saf</w:t>
      </w:r>
      <w:r w:rsidRPr="006150BF">
        <w:rPr>
          <w:rFonts w:ascii="Calibri" w:cs="Calibri"/>
          <w:sz w:val="22"/>
        </w:rPr>
        <w:t>. 2019;174:344-352. doi:10.1016/j.ecoenv.2019.02.086</w:t>
      </w:r>
    </w:p>
    <w:p w14:paraId="2287D6B9" w14:textId="77777777" w:rsidR="006150BF" w:rsidRPr="006150BF" w:rsidRDefault="006150BF" w:rsidP="006150BF">
      <w:pPr>
        <w:pStyle w:val="Bibliography"/>
        <w:rPr>
          <w:rFonts w:ascii="Calibri" w:cs="Calibri"/>
          <w:sz w:val="22"/>
        </w:rPr>
      </w:pPr>
      <w:r w:rsidRPr="006150BF">
        <w:rPr>
          <w:rFonts w:ascii="Calibri" w:cs="Calibri"/>
          <w:sz w:val="22"/>
        </w:rPr>
        <w:t>6.</w:t>
      </w:r>
      <w:r w:rsidRPr="006150BF">
        <w:rPr>
          <w:rFonts w:ascii="Calibri" w:cs="Calibri"/>
          <w:sz w:val="22"/>
        </w:rPr>
        <w:tab/>
        <w:t xml:space="preserve">Kim KH, Kabir E, Kabir S. A review on the human health impact of airborne particulate matter. </w:t>
      </w:r>
      <w:r w:rsidRPr="006150BF">
        <w:rPr>
          <w:rFonts w:ascii="Calibri" w:cs="Calibri"/>
          <w:i/>
          <w:iCs/>
          <w:sz w:val="22"/>
        </w:rPr>
        <w:t>Environ Int</w:t>
      </w:r>
      <w:r w:rsidRPr="006150BF">
        <w:rPr>
          <w:rFonts w:ascii="Calibri" w:cs="Calibri"/>
          <w:sz w:val="22"/>
        </w:rPr>
        <w:t>. 2015;74:136-143. doi:10.1016/j.envint.2014.10.005</w:t>
      </w:r>
    </w:p>
    <w:p w14:paraId="5045461B" w14:textId="77777777" w:rsidR="006150BF" w:rsidRPr="006150BF" w:rsidRDefault="006150BF" w:rsidP="006150BF">
      <w:pPr>
        <w:pStyle w:val="Bibliography"/>
        <w:rPr>
          <w:rFonts w:ascii="Calibri" w:cs="Calibri"/>
          <w:sz w:val="22"/>
        </w:rPr>
      </w:pPr>
      <w:r w:rsidRPr="006150BF">
        <w:rPr>
          <w:rFonts w:ascii="Calibri" w:cs="Calibri"/>
          <w:sz w:val="22"/>
        </w:rPr>
        <w:t>7.</w:t>
      </w:r>
      <w:r w:rsidRPr="006150BF">
        <w:rPr>
          <w:rFonts w:ascii="Calibri" w:cs="Calibri"/>
          <w:sz w:val="22"/>
        </w:rPr>
        <w:tab/>
        <w:t xml:space="preserve">Reid CE, Brauer M, Johnston FH, Jerrett M, Balmes JR, Elliott CT. Critical Review of Health Impacts of Wildfire Smoke Exposure. </w:t>
      </w:r>
      <w:r w:rsidRPr="006150BF">
        <w:rPr>
          <w:rFonts w:ascii="Calibri" w:cs="Calibri"/>
          <w:i/>
          <w:iCs/>
          <w:sz w:val="22"/>
        </w:rPr>
        <w:t>Environ Health Perspect</w:t>
      </w:r>
      <w:r w:rsidRPr="006150BF">
        <w:rPr>
          <w:rFonts w:ascii="Calibri" w:cs="Calibri"/>
          <w:sz w:val="22"/>
        </w:rPr>
        <w:t>. 2016;124(9):1334-1343. doi:10.1289/ehp.1409277</w:t>
      </w:r>
    </w:p>
    <w:p w14:paraId="0C9F5DEB" w14:textId="77777777" w:rsidR="006150BF" w:rsidRPr="006150BF" w:rsidRDefault="006150BF" w:rsidP="006150BF">
      <w:pPr>
        <w:pStyle w:val="Bibliography"/>
        <w:rPr>
          <w:rFonts w:ascii="Calibri" w:cs="Calibri"/>
          <w:sz w:val="22"/>
        </w:rPr>
      </w:pPr>
      <w:r w:rsidRPr="006150BF">
        <w:rPr>
          <w:rFonts w:ascii="Calibri" w:cs="Calibri"/>
          <w:sz w:val="22"/>
        </w:rPr>
        <w:t>8.</w:t>
      </w:r>
      <w:r w:rsidRPr="006150BF">
        <w:rPr>
          <w:rFonts w:ascii="Calibri" w:cs="Calibri"/>
          <w:sz w:val="22"/>
        </w:rPr>
        <w:tab/>
        <w:t xml:space="preserve">Aguilera R, Corringham T, Gershunov A, Benmarhnia T. Wildfire smoke impacts respiratory health more than fine particles from other sources: observational evidence from Southern California. </w:t>
      </w:r>
      <w:r w:rsidRPr="006150BF">
        <w:rPr>
          <w:rFonts w:ascii="Calibri" w:cs="Calibri"/>
          <w:i/>
          <w:iCs/>
          <w:sz w:val="22"/>
        </w:rPr>
        <w:t>Nat Commun</w:t>
      </w:r>
      <w:r w:rsidRPr="006150BF">
        <w:rPr>
          <w:rFonts w:ascii="Calibri" w:cs="Calibri"/>
          <w:sz w:val="22"/>
        </w:rPr>
        <w:t>. 2021;12(1):1493. doi:10.1038/s41467-021-21708-0</w:t>
      </w:r>
    </w:p>
    <w:p w14:paraId="58E2A742" w14:textId="77777777" w:rsidR="006150BF" w:rsidRPr="006150BF" w:rsidRDefault="006150BF" w:rsidP="006150BF">
      <w:pPr>
        <w:pStyle w:val="Bibliography"/>
        <w:rPr>
          <w:rFonts w:ascii="Calibri" w:cs="Calibri"/>
          <w:sz w:val="22"/>
        </w:rPr>
      </w:pPr>
      <w:r w:rsidRPr="006150BF">
        <w:rPr>
          <w:rFonts w:ascii="Calibri" w:cs="Calibri"/>
          <w:sz w:val="22"/>
        </w:rPr>
        <w:t>9.</w:t>
      </w:r>
      <w:r w:rsidRPr="006150BF">
        <w:rPr>
          <w:rFonts w:ascii="Calibri" w:cs="Calibri"/>
          <w:sz w:val="22"/>
        </w:rPr>
        <w:tab/>
        <w:t xml:space="preserve">Liu JC, Wilson A, Mickley LJ, et al. Wildfire-specific Fine Particulate Matter and Risk of Hospital Admissions in Urban and Rural Counties. </w:t>
      </w:r>
      <w:r w:rsidRPr="006150BF">
        <w:rPr>
          <w:rFonts w:ascii="Calibri" w:cs="Calibri"/>
          <w:i/>
          <w:iCs/>
          <w:sz w:val="22"/>
        </w:rPr>
        <w:t>Epidemiology</w:t>
      </w:r>
      <w:r w:rsidRPr="006150BF">
        <w:rPr>
          <w:rFonts w:ascii="Calibri" w:cs="Calibri"/>
          <w:sz w:val="22"/>
        </w:rPr>
        <w:t>. 2017;28(1):77-85. doi:10.1097/EDE.0000000000000556</w:t>
      </w:r>
    </w:p>
    <w:p w14:paraId="0A37733C" w14:textId="77777777" w:rsidR="006150BF" w:rsidRPr="006150BF" w:rsidRDefault="006150BF" w:rsidP="006150BF">
      <w:pPr>
        <w:pStyle w:val="Bibliography"/>
        <w:rPr>
          <w:rFonts w:ascii="Calibri" w:cs="Calibri"/>
          <w:sz w:val="22"/>
        </w:rPr>
      </w:pPr>
      <w:r w:rsidRPr="006150BF">
        <w:rPr>
          <w:rFonts w:ascii="Calibri" w:cs="Calibri"/>
          <w:sz w:val="22"/>
        </w:rPr>
        <w:t>10.</w:t>
      </w:r>
      <w:r w:rsidRPr="006150BF">
        <w:rPr>
          <w:rFonts w:ascii="Calibri" w:cs="Calibri"/>
          <w:sz w:val="22"/>
        </w:rPr>
        <w:tab/>
        <w:t xml:space="preserve">Jegasothy E, Hanigan IC, Van Buskirk J, et al. Acute health effects of bushfire smoke on mortality in Sydney, Australia. </w:t>
      </w:r>
      <w:r w:rsidRPr="006150BF">
        <w:rPr>
          <w:rFonts w:ascii="Calibri" w:cs="Calibri"/>
          <w:i/>
          <w:iCs/>
          <w:sz w:val="22"/>
        </w:rPr>
        <w:t>Environ Int</w:t>
      </w:r>
      <w:r w:rsidRPr="006150BF">
        <w:rPr>
          <w:rFonts w:ascii="Calibri" w:cs="Calibri"/>
          <w:sz w:val="22"/>
        </w:rPr>
        <w:t>. 2023;171:107684. doi:10.1016/j.envint.2022.107684</w:t>
      </w:r>
    </w:p>
    <w:p w14:paraId="0C4C79A0" w14:textId="77777777" w:rsidR="006150BF" w:rsidRPr="006150BF" w:rsidRDefault="006150BF" w:rsidP="006150BF">
      <w:pPr>
        <w:pStyle w:val="Bibliography"/>
        <w:rPr>
          <w:rFonts w:ascii="Calibri" w:cs="Calibri"/>
          <w:sz w:val="22"/>
        </w:rPr>
      </w:pPr>
      <w:r w:rsidRPr="006150BF">
        <w:rPr>
          <w:rFonts w:ascii="Calibri" w:cs="Calibri"/>
          <w:sz w:val="22"/>
        </w:rPr>
        <w:t>11.</w:t>
      </w:r>
      <w:r w:rsidRPr="006150BF">
        <w:rPr>
          <w:rFonts w:ascii="Calibri" w:cs="Calibri"/>
          <w:sz w:val="22"/>
        </w:rPr>
        <w:tab/>
        <w:t xml:space="preserve">Morgan G, Sheppeard V, Khalaj B, et al. Effects of Bushfire Smoke on Daily Mortality and Hospital Admissions in Sydney, Australia. </w:t>
      </w:r>
      <w:r w:rsidRPr="006150BF">
        <w:rPr>
          <w:rFonts w:ascii="Calibri" w:cs="Calibri"/>
          <w:i/>
          <w:iCs/>
          <w:sz w:val="22"/>
        </w:rPr>
        <w:t>Epidemiology</w:t>
      </w:r>
      <w:r w:rsidRPr="006150BF">
        <w:rPr>
          <w:rFonts w:ascii="Calibri" w:cs="Calibri"/>
          <w:sz w:val="22"/>
        </w:rPr>
        <w:t>. 2010;21(1):47-55. doi:10.1097/EDE.0b013e3181c15d5a</w:t>
      </w:r>
    </w:p>
    <w:p w14:paraId="6CE2A4C5" w14:textId="77777777" w:rsidR="006150BF" w:rsidRPr="006150BF" w:rsidRDefault="006150BF" w:rsidP="006150BF">
      <w:pPr>
        <w:pStyle w:val="Bibliography"/>
        <w:rPr>
          <w:rFonts w:ascii="Calibri" w:cs="Calibri"/>
          <w:sz w:val="22"/>
        </w:rPr>
      </w:pPr>
      <w:r w:rsidRPr="006150BF">
        <w:rPr>
          <w:rFonts w:ascii="Calibri" w:cs="Calibri"/>
          <w:sz w:val="22"/>
        </w:rPr>
        <w:t>12.</w:t>
      </w:r>
      <w:r w:rsidRPr="006150BF">
        <w:rPr>
          <w:rFonts w:ascii="Calibri" w:cs="Calibri"/>
          <w:sz w:val="22"/>
        </w:rPr>
        <w:tab/>
        <w:t xml:space="preserve">Chen G, Guo Y, Yue X, et al. Mortality risk attributable to wildfire-related PM2·5 pollution: a global time series study in 749 locations. </w:t>
      </w:r>
      <w:r w:rsidRPr="006150BF">
        <w:rPr>
          <w:rFonts w:ascii="Calibri" w:cs="Calibri"/>
          <w:i/>
          <w:iCs/>
          <w:sz w:val="22"/>
        </w:rPr>
        <w:t>Lancet Planet Health</w:t>
      </w:r>
      <w:r w:rsidRPr="006150BF">
        <w:rPr>
          <w:rFonts w:ascii="Calibri" w:cs="Calibri"/>
          <w:sz w:val="22"/>
        </w:rPr>
        <w:t>. 2021;5(9):e579-e587. doi:10.1016/S2542-5196(21)00200-X</w:t>
      </w:r>
    </w:p>
    <w:p w14:paraId="4DD81BDE" w14:textId="77777777" w:rsidR="006150BF" w:rsidRPr="006150BF" w:rsidRDefault="006150BF" w:rsidP="006150BF">
      <w:pPr>
        <w:pStyle w:val="Bibliography"/>
        <w:rPr>
          <w:rFonts w:ascii="Calibri" w:cs="Calibri"/>
          <w:sz w:val="22"/>
        </w:rPr>
      </w:pPr>
      <w:r w:rsidRPr="006150BF">
        <w:rPr>
          <w:rFonts w:ascii="Calibri" w:cs="Calibri"/>
          <w:sz w:val="22"/>
        </w:rPr>
        <w:t>13.</w:t>
      </w:r>
      <w:r w:rsidRPr="006150BF">
        <w:rPr>
          <w:rFonts w:ascii="Calibri" w:cs="Calibri"/>
          <w:sz w:val="22"/>
        </w:rPr>
        <w:tab/>
        <w:t xml:space="preserve">Ye T, Xu R, Yue X, et al. Short-term exposure to wildfire-related PM2.5 increases mortality risks and burdens in Brazil. </w:t>
      </w:r>
      <w:r w:rsidRPr="006150BF">
        <w:rPr>
          <w:rFonts w:ascii="Calibri" w:cs="Calibri"/>
          <w:i/>
          <w:iCs/>
          <w:sz w:val="22"/>
        </w:rPr>
        <w:t>Nat Commun</w:t>
      </w:r>
      <w:r w:rsidRPr="006150BF">
        <w:rPr>
          <w:rFonts w:ascii="Calibri" w:cs="Calibri"/>
          <w:sz w:val="22"/>
        </w:rPr>
        <w:t>. 2022;13(1):7651. doi:10.1038/s41467-022-35326-x</w:t>
      </w:r>
    </w:p>
    <w:p w14:paraId="76B1E8B0" w14:textId="77777777" w:rsidR="006150BF" w:rsidRPr="006150BF" w:rsidRDefault="006150BF" w:rsidP="006150BF">
      <w:pPr>
        <w:pStyle w:val="Bibliography"/>
        <w:rPr>
          <w:rFonts w:ascii="Calibri" w:cs="Calibri"/>
          <w:sz w:val="22"/>
        </w:rPr>
      </w:pPr>
      <w:r w:rsidRPr="006150BF">
        <w:rPr>
          <w:rFonts w:ascii="Calibri" w:cs="Calibri"/>
          <w:sz w:val="22"/>
        </w:rPr>
        <w:lastRenderedPageBreak/>
        <w:t>14.</w:t>
      </w:r>
      <w:r w:rsidRPr="006150BF">
        <w:rPr>
          <w:rFonts w:ascii="Calibri" w:cs="Calibri"/>
          <w:sz w:val="22"/>
        </w:rPr>
        <w:tab/>
        <w:t xml:space="preserve">Matz CJ, Egyed M, Xi G, et al. Health impact analysis of PM2.5 from wildfire smoke in Canada (2013–2015, 2017–2018). </w:t>
      </w:r>
      <w:r w:rsidRPr="006150BF">
        <w:rPr>
          <w:rFonts w:ascii="Calibri" w:cs="Calibri"/>
          <w:i/>
          <w:iCs/>
          <w:sz w:val="22"/>
        </w:rPr>
        <w:t>Sci Total Environ</w:t>
      </w:r>
      <w:r w:rsidRPr="006150BF">
        <w:rPr>
          <w:rFonts w:ascii="Calibri" w:cs="Calibri"/>
          <w:sz w:val="22"/>
        </w:rPr>
        <w:t>. 2020;725:138506. doi:10.1016/j.scitotenv.2020.138506</w:t>
      </w:r>
    </w:p>
    <w:p w14:paraId="2238AE5C" w14:textId="77777777" w:rsidR="006150BF" w:rsidRPr="006150BF" w:rsidRDefault="006150BF" w:rsidP="006150BF">
      <w:pPr>
        <w:pStyle w:val="Bibliography"/>
        <w:rPr>
          <w:rFonts w:ascii="Calibri" w:cs="Calibri"/>
          <w:sz w:val="22"/>
        </w:rPr>
      </w:pPr>
      <w:r w:rsidRPr="006150BF">
        <w:rPr>
          <w:rFonts w:ascii="Calibri" w:cs="Calibri"/>
          <w:sz w:val="22"/>
        </w:rPr>
        <w:t>15.</w:t>
      </w:r>
      <w:r w:rsidRPr="006150BF">
        <w:rPr>
          <w:rFonts w:ascii="Calibri" w:cs="Calibri"/>
          <w:sz w:val="22"/>
        </w:rPr>
        <w:tab/>
        <w:t xml:space="preserve">Johnston FH, Borchers-Arriagada N, Morgan GG, et al. Unprecedented health costs of smoke-related PM2.5 from the 2019–20 Australian megafires. </w:t>
      </w:r>
      <w:r w:rsidRPr="006150BF">
        <w:rPr>
          <w:rFonts w:ascii="Calibri" w:cs="Calibri"/>
          <w:i/>
          <w:iCs/>
          <w:sz w:val="22"/>
        </w:rPr>
        <w:t>Nat Sustain</w:t>
      </w:r>
      <w:r w:rsidRPr="006150BF">
        <w:rPr>
          <w:rFonts w:ascii="Calibri" w:cs="Calibri"/>
          <w:sz w:val="22"/>
        </w:rPr>
        <w:t>. 2020;4(1):42-47. doi:10.1038/s41893-020-00610-5</w:t>
      </w:r>
    </w:p>
    <w:p w14:paraId="7385D42A" w14:textId="77777777" w:rsidR="006150BF" w:rsidRPr="006150BF" w:rsidRDefault="006150BF" w:rsidP="006150BF">
      <w:pPr>
        <w:pStyle w:val="Bibliography"/>
        <w:rPr>
          <w:rFonts w:ascii="Calibri" w:cs="Calibri"/>
          <w:sz w:val="22"/>
        </w:rPr>
      </w:pPr>
      <w:r w:rsidRPr="006150BF">
        <w:rPr>
          <w:rFonts w:ascii="Calibri" w:cs="Calibri"/>
          <w:sz w:val="22"/>
        </w:rPr>
        <w:t>16.</w:t>
      </w:r>
      <w:r w:rsidRPr="006150BF">
        <w:rPr>
          <w:rFonts w:ascii="Calibri" w:cs="Calibri"/>
          <w:sz w:val="22"/>
        </w:rPr>
        <w:tab/>
        <w:t xml:space="preserve">Fann N, Alman B, Broome RA, et al. The health impacts and economic value of wildland fire episodes in the U.S.: 2008–2012. </w:t>
      </w:r>
      <w:r w:rsidRPr="006150BF">
        <w:rPr>
          <w:rFonts w:ascii="Calibri" w:cs="Calibri"/>
          <w:i/>
          <w:iCs/>
          <w:sz w:val="22"/>
        </w:rPr>
        <w:t>Sci Total Environ</w:t>
      </w:r>
      <w:r w:rsidRPr="006150BF">
        <w:rPr>
          <w:rFonts w:ascii="Calibri" w:cs="Calibri"/>
          <w:sz w:val="22"/>
        </w:rPr>
        <w:t>. 2018;610-611:802-809. doi:10.1016/j.scitotenv.2017.08.024</w:t>
      </w:r>
    </w:p>
    <w:p w14:paraId="702939CE" w14:textId="77777777" w:rsidR="006150BF" w:rsidRPr="006150BF" w:rsidRDefault="006150BF" w:rsidP="006150BF">
      <w:pPr>
        <w:pStyle w:val="Bibliography"/>
        <w:rPr>
          <w:rFonts w:ascii="Calibri" w:cs="Calibri"/>
          <w:sz w:val="22"/>
        </w:rPr>
      </w:pPr>
      <w:r w:rsidRPr="006150BF">
        <w:rPr>
          <w:rFonts w:ascii="Calibri" w:cs="Calibri"/>
          <w:sz w:val="22"/>
        </w:rPr>
        <w:t>17.</w:t>
      </w:r>
      <w:r w:rsidRPr="006150BF">
        <w:rPr>
          <w:rFonts w:ascii="Calibri" w:cs="Calibri"/>
          <w:sz w:val="22"/>
        </w:rPr>
        <w:tab/>
        <w:t>Strumpf EC, Harper S, Kaufman JS. FIXED EFFECTS AND DIFFERENCE-IN-DIFFERENCES.</w:t>
      </w:r>
    </w:p>
    <w:p w14:paraId="789B7910" w14:textId="77777777" w:rsidR="006150BF" w:rsidRPr="006150BF" w:rsidRDefault="006150BF" w:rsidP="006150BF">
      <w:pPr>
        <w:pStyle w:val="Bibliography"/>
        <w:rPr>
          <w:rFonts w:ascii="Calibri" w:cs="Calibri"/>
          <w:sz w:val="22"/>
        </w:rPr>
      </w:pPr>
      <w:r w:rsidRPr="006150BF">
        <w:rPr>
          <w:rFonts w:ascii="Calibri" w:cs="Calibri"/>
          <w:sz w:val="22"/>
        </w:rPr>
        <w:t>18.</w:t>
      </w:r>
      <w:r w:rsidRPr="006150BF">
        <w:rPr>
          <w:rFonts w:ascii="Calibri" w:cs="Calibri"/>
          <w:sz w:val="22"/>
        </w:rPr>
        <w:tab/>
        <w:t xml:space="preserve">Wang Y, Kloog I, Coull BA, Kosheleva A, Zanobetti A, Schwartz JD. Estimating Causal Effects of Long-Term PM </w:t>
      </w:r>
      <w:r w:rsidRPr="006150BF">
        <w:rPr>
          <w:rFonts w:ascii="Calibri" w:cs="Calibri"/>
          <w:sz w:val="22"/>
          <w:vertAlign w:val="subscript"/>
        </w:rPr>
        <w:t>2.5</w:t>
      </w:r>
      <w:r w:rsidRPr="006150BF">
        <w:rPr>
          <w:rFonts w:ascii="Calibri" w:cs="Calibri"/>
          <w:sz w:val="22"/>
        </w:rPr>
        <w:t xml:space="preserve"> Exposure on Mortality in New Jersey. </w:t>
      </w:r>
      <w:r w:rsidRPr="006150BF">
        <w:rPr>
          <w:rFonts w:ascii="Calibri" w:cs="Calibri"/>
          <w:i/>
          <w:iCs/>
          <w:sz w:val="22"/>
        </w:rPr>
        <w:t>Environ Health Perspect</w:t>
      </w:r>
      <w:r w:rsidRPr="006150BF">
        <w:rPr>
          <w:rFonts w:ascii="Calibri" w:cs="Calibri"/>
          <w:sz w:val="22"/>
        </w:rPr>
        <w:t>. 2016;124(8):1182-1188. doi:10.1289/ehp.1409671</w:t>
      </w:r>
    </w:p>
    <w:p w14:paraId="7F8043EF" w14:textId="77777777" w:rsidR="006150BF" w:rsidRPr="006150BF" w:rsidRDefault="006150BF" w:rsidP="006150BF">
      <w:pPr>
        <w:pStyle w:val="Bibliography"/>
        <w:rPr>
          <w:rFonts w:ascii="Calibri" w:cs="Calibri"/>
          <w:sz w:val="22"/>
        </w:rPr>
      </w:pPr>
      <w:r w:rsidRPr="006150BF">
        <w:rPr>
          <w:rFonts w:ascii="Calibri" w:cs="Calibri"/>
          <w:sz w:val="22"/>
        </w:rPr>
        <w:t>19.</w:t>
      </w:r>
      <w:r w:rsidRPr="006150BF">
        <w:rPr>
          <w:rFonts w:ascii="Calibri" w:cs="Calibri"/>
          <w:sz w:val="22"/>
        </w:rPr>
        <w:tab/>
        <w:t xml:space="preserve">Armstrong BG, Gasparrini A, Tobias A. Conditional Poisson models: a flexible alternative to conditional logistic case cross-over analysis. </w:t>
      </w:r>
      <w:r w:rsidRPr="006150BF">
        <w:rPr>
          <w:rFonts w:ascii="Calibri" w:cs="Calibri"/>
          <w:i/>
          <w:iCs/>
          <w:sz w:val="22"/>
        </w:rPr>
        <w:t>BMC Med Res Methodol</w:t>
      </w:r>
      <w:r w:rsidRPr="006150BF">
        <w:rPr>
          <w:rFonts w:ascii="Calibri" w:cs="Calibri"/>
          <w:sz w:val="22"/>
        </w:rPr>
        <w:t>. 2014;14(1):122. doi:10.1186/1471-2288-14-122</w:t>
      </w:r>
    </w:p>
    <w:p w14:paraId="76BB2207" w14:textId="77777777" w:rsidR="006150BF" w:rsidRPr="006150BF" w:rsidRDefault="006150BF" w:rsidP="006150BF">
      <w:pPr>
        <w:pStyle w:val="Bibliography"/>
        <w:rPr>
          <w:rFonts w:ascii="Calibri" w:cs="Calibri"/>
          <w:sz w:val="22"/>
        </w:rPr>
      </w:pPr>
      <w:r w:rsidRPr="006150BF">
        <w:rPr>
          <w:rFonts w:ascii="Calibri" w:cs="Calibri"/>
          <w:sz w:val="22"/>
        </w:rPr>
        <w:t>20.</w:t>
      </w:r>
      <w:r w:rsidRPr="006150BF">
        <w:rPr>
          <w:rFonts w:ascii="Calibri" w:cs="Calibri"/>
          <w:sz w:val="22"/>
        </w:rPr>
        <w:tab/>
        <w:t>Gelman A, Loken E. The garden of forking paths: Why multiple comparisons can be a problem, even when there is no “ﬁshing expedition” or “p-hacking” and the research hypothesis was posited ahead of time.</w:t>
      </w:r>
    </w:p>
    <w:p w14:paraId="041570A4" w14:textId="77777777" w:rsidR="006150BF" w:rsidRPr="006150BF" w:rsidRDefault="006150BF" w:rsidP="006150BF">
      <w:pPr>
        <w:pStyle w:val="Bibliography"/>
        <w:rPr>
          <w:rFonts w:ascii="Calibri" w:cs="Calibri"/>
          <w:sz w:val="22"/>
        </w:rPr>
      </w:pPr>
      <w:r w:rsidRPr="006150BF">
        <w:rPr>
          <w:rFonts w:ascii="Calibri" w:cs="Calibri"/>
          <w:sz w:val="22"/>
        </w:rPr>
        <w:t>21.</w:t>
      </w:r>
      <w:r w:rsidRPr="006150BF">
        <w:rPr>
          <w:rFonts w:ascii="Calibri" w:cs="Calibri"/>
          <w:sz w:val="22"/>
        </w:rPr>
        <w:tab/>
        <w:t xml:space="preserve">Childs ML, Li J, Wen J, et al. Daily Local-Level Estimates of Ambient Wildfire Smoke PM </w:t>
      </w:r>
      <w:r w:rsidRPr="006150BF">
        <w:rPr>
          <w:rFonts w:ascii="Calibri" w:cs="Calibri"/>
          <w:sz w:val="22"/>
          <w:vertAlign w:val="subscript"/>
        </w:rPr>
        <w:t>2.5</w:t>
      </w:r>
      <w:r w:rsidRPr="006150BF">
        <w:rPr>
          <w:rFonts w:ascii="Calibri" w:cs="Calibri"/>
          <w:sz w:val="22"/>
        </w:rPr>
        <w:t xml:space="preserve"> for the Contiguous US. </w:t>
      </w:r>
      <w:r w:rsidRPr="006150BF">
        <w:rPr>
          <w:rFonts w:ascii="Calibri" w:cs="Calibri"/>
          <w:i/>
          <w:iCs/>
          <w:sz w:val="22"/>
        </w:rPr>
        <w:t>Environ Sci Technol</w:t>
      </w:r>
      <w:r w:rsidRPr="006150BF">
        <w:rPr>
          <w:rFonts w:ascii="Calibri" w:cs="Calibri"/>
          <w:sz w:val="22"/>
        </w:rPr>
        <w:t>. 2022;56(19):13607-13621. doi:10.1021/acs.est.2c02934</w:t>
      </w:r>
    </w:p>
    <w:p w14:paraId="458EEE10" w14:textId="77777777" w:rsidR="006150BF" w:rsidRPr="006150BF" w:rsidRDefault="006150BF" w:rsidP="006150BF">
      <w:pPr>
        <w:pStyle w:val="Bibliography"/>
        <w:rPr>
          <w:rFonts w:ascii="Calibri" w:cs="Calibri"/>
          <w:sz w:val="22"/>
        </w:rPr>
      </w:pPr>
      <w:r w:rsidRPr="006150BF">
        <w:rPr>
          <w:rFonts w:ascii="Calibri" w:cs="Calibri"/>
          <w:sz w:val="22"/>
        </w:rPr>
        <w:t>22.</w:t>
      </w:r>
      <w:r w:rsidRPr="006150BF">
        <w:rPr>
          <w:rFonts w:ascii="Calibri" w:cs="Calibri"/>
          <w:sz w:val="22"/>
        </w:rPr>
        <w:tab/>
        <w:t xml:space="preserve">Wen J, Burke M. Lower test scores from wildfire smoke exposure. </w:t>
      </w:r>
      <w:r w:rsidRPr="006150BF">
        <w:rPr>
          <w:rFonts w:ascii="Calibri" w:cs="Calibri"/>
          <w:i/>
          <w:iCs/>
          <w:sz w:val="22"/>
        </w:rPr>
        <w:t>Nat Sustain</w:t>
      </w:r>
      <w:r w:rsidRPr="006150BF">
        <w:rPr>
          <w:rFonts w:ascii="Calibri" w:cs="Calibri"/>
          <w:sz w:val="22"/>
        </w:rPr>
        <w:t>. 2022;5(11):947-955. doi:10.1038/s41893-022-00956-y</w:t>
      </w:r>
    </w:p>
    <w:p w14:paraId="174FB548" w14:textId="77777777" w:rsidR="006150BF" w:rsidRPr="006150BF" w:rsidRDefault="006150BF" w:rsidP="006150BF">
      <w:pPr>
        <w:pStyle w:val="Bibliography"/>
        <w:rPr>
          <w:rFonts w:ascii="Calibri" w:cs="Calibri"/>
          <w:sz w:val="22"/>
        </w:rPr>
      </w:pPr>
      <w:r w:rsidRPr="006150BF">
        <w:rPr>
          <w:rFonts w:ascii="Calibri" w:cs="Calibri"/>
          <w:sz w:val="22"/>
        </w:rPr>
        <w:t>23.</w:t>
      </w:r>
      <w:r w:rsidRPr="006150BF">
        <w:rPr>
          <w:rFonts w:ascii="Calibri" w:cs="Calibri"/>
          <w:sz w:val="22"/>
        </w:rPr>
        <w:tab/>
        <w:t>Multiple Cause of Death 1999-2020. Accessed February 28, 2023. https://wonder.cdc.gov/wonder/help/mcd.html</w:t>
      </w:r>
    </w:p>
    <w:p w14:paraId="67EA39FC" w14:textId="77777777" w:rsidR="006150BF" w:rsidRPr="006150BF" w:rsidRDefault="006150BF" w:rsidP="006150BF">
      <w:pPr>
        <w:pStyle w:val="Bibliography"/>
        <w:rPr>
          <w:rFonts w:ascii="Calibri" w:cs="Calibri"/>
          <w:sz w:val="22"/>
        </w:rPr>
      </w:pPr>
      <w:r w:rsidRPr="006150BF">
        <w:rPr>
          <w:rFonts w:ascii="Calibri" w:cs="Calibri"/>
          <w:sz w:val="22"/>
        </w:rPr>
        <w:t>24.</w:t>
      </w:r>
      <w:r w:rsidRPr="006150BF">
        <w:rPr>
          <w:rFonts w:ascii="Calibri" w:cs="Calibri"/>
          <w:sz w:val="22"/>
        </w:rPr>
        <w:tab/>
        <w:t xml:space="preserve">Ver Hoef JM, Boveng PL. QUASI-POISSON VS. NEGATIVE BINOMIAL REGRESSION: HOW SHOULD WE MODEL OVERDISPERSED COUNT DATA? </w:t>
      </w:r>
      <w:r w:rsidRPr="006150BF">
        <w:rPr>
          <w:rFonts w:ascii="Calibri" w:cs="Calibri"/>
          <w:i/>
          <w:iCs/>
          <w:sz w:val="22"/>
        </w:rPr>
        <w:t>Ecology</w:t>
      </w:r>
      <w:r w:rsidRPr="006150BF">
        <w:rPr>
          <w:rFonts w:ascii="Calibri" w:cs="Calibri"/>
          <w:sz w:val="22"/>
        </w:rPr>
        <w:t>. 2007;88(11):2766-2772. doi:10.1890/07-0043.1</w:t>
      </w:r>
    </w:p>
    <w:p w14:paraId="1FBF668B" w14:textId="77777777" w:rsidR="006150BF" w:rsidRPr="006150BF" w:rsidRDefault="006150BF" w:rsidP="006150BF">
      <w:pPr>
        <w:pStyle w:val="Bibliography"/>
        <w:rPr>
          <w:rFonts w:ascii="Calibri" w:cs="Calibri"/>
          <w:sz w:val="22"/>
        </w:rPr>
      </w:pPr>
      <w:r w:rsidRPr="006150BF">
        <w:rPr>
          <w:rFonts w:ascii="Calibri" w:cs="Calibri"/>
          <w:sz w:val="22"/>
        </w:rPr>
        <w:t>25.</w:t>
      </w:r>
      <w:r w:rsidRPr="006150BF">
        <w:rPr>
          <w:rFonts w:ascii="Calibri" w:cs="Calibri"/>
          <w:sz w:val="22"/>
        </w:rPr>
        <w:tab/>
        <w:t xml:space="preserve">An H, Gan J, Cho S. Assessing Climate Change Impacts on Wildfire Risk in the United States. </w:t>
      </w:r>
      <w:r w:rsidRPr="006150BF">
        <w:rPr>
          <w:rFonts w:ascii="Calibri" w:cs="Calibri"/>
          <w:i/>
          <w:iCs/>
          <w:sz w:val="22"/>
        </w:rPr>
        <w:t>Forests</w:t>
      </w:r>
      <w:r w:rsidRPr="006150BF">
        <w:rPr>
          <w:rFonts w:ascii="Calibri" w:cs="Calibri"/>
          <w:sz w:val="22"/>
        </w:rPr>
        <w:t>. 2015;6(12):3197-3211. doi:10.3390/f6093197</w:t>
      </w:r>
    </w:p>
    <w:p w14:paraId="0CCDAEDA" w14:textId="77777777" w:rsidR="006150BF" w:rsidRPr="006150BF" w:rsidRDefault="006150BF" w:rsidP="006150BF">
      <w:pPr>
        <w:pStyle w:val="Bibliography"/>
        <w:rPr>
          <w:rFonts w:ascii="Calibri" w:cs="Calibri"/>
          <w:sz w:val="22"/>
        </w:rPr>
      </w:pPr>
      <w:r w:rsidRPr="006150BF">
        <w:rPr>
          <w:rFonts w:ascii="Calibri" w:cs="Calibri"/>
          <w:sz w:val="22"/>
        </w:rPr>
        <w:t>26.</w:t>
      </w:r>
      <w:r w:rsidRPr="006150BF">
        <w:rPr>
          <w:rFonts w:ascii="Calibri" w:cs="Calibri"/>
          <w:sz w:val="22"/>
        </w:rPr>
        <w:tab/>
        <w:t xml:space="preserve">Basu R. High ambient temperature and mortality: a review of epidemiologic studies from 2001 to 2008. </w:t>
      </w:r>
      <w:r w:rsidRPr="006150BF">
        <w:rPr>
          <w:rFonts w:ascii="Calibri" w:cs="Calibri"/>
          <w:i/>
          <w:iCs/>
          <w:sz w:val="22"/>
        </w:rPr>
        <w:t>Environ Health</w:t>
      </w:r>
      <w:r w:rsidRPr="006150BF">
        <w:rPr>
          <w:rFonts w:ascii="Calibri" w:cs="Calibri"/>
          <w:sz w:val="22"/>
        </w:rPr>
        <w:t>. 2009;8(1):40. doi:10.1186/1476-069X-8-40</w:t>
      </w:r>
    </w:p>
    <w:p w14:paraId="49B99831" w14:textId="77777777" w:rsidR="006150BF" w:rsidRPr="006150BF" w:rsidRDefault="006150BF" w:rsidP="006150BF">
      <w:pPr>
        <w:pStyle w:val="Bibliography"/>
        <w:rPr>
          <w:rFonts w:ascii="Calibri" w:cs="Calibri"/>
          <w:sz w:val="22"/>
        </w:rPr>
      </w:pPr>
      <w:r w:rsidRPr="006150BF">
        <w:rPr>
          <w:rFonts w:ascii="Calibri" w:cs="Calibri"/>
          <w:sz w:val="22"/>
        </w:rPr>
        <w:t>27.</w:t>
      </w:r>
      <w:r w:rsidRPr="006150BF">
        <w:rPr>
          <w:rFonts w:ascii="Calibri" w:cs="Calibri"/>
          <w:sz w:val="22"/>
        </w:rPr>
        <w:tab/>
        <w:t xml:space="preserve">Basu R. Relation between Elevated Ambient Temperature and Mortality: A Review of the Epidemiologic Evidence. </w:t>
      </w:r>
      <w:r w:rsidRPr="006150BF">
        <w:rPr>
          <w:rFonts w:ascii="Calibri" w:cs="Calibri"/>
          <w:i/>
          <w:iCs/>
          <w:sz w:val="22"/>
        </w:rPr>
        <w:t>Epidemiol Rev</w:t>
      </w:r>
      <w:r w:rsidRPr="006150BF">
        <w:rPr>
          <w:rFonts w:ascii="Calibri" w:cs="Calibri"/>
          <w:sz w:val="22"/>
        </w:rPr>
        <w:t>. 2002;24(2):190-202. doi:10.1093/epirev/mxf007</w:t>
      </w:r>
    </w:p>
    <w:p w14:paraId="70107613" w14:textId="77777777" w:rsidR="006150BF" w:rsidRPr="006150BF" w:rsidRDefault="006150BF" w:rsidP="006150BF">
      <w:pPr>
        <w:pStyle w:val="Bibliography"/>
        <w:rPr>
          <w:rFonts w:ascii="Calibri" w:cs="Calibri"/>
          <w:sz w:val="22"/>
        </w:rPr>
      </w:pPr>
      <w:r w:rsidRPr="006150BF">
        <w:rPr>
          <w:rFonts w:ascii="Calibri" w:cs="Calibri"/>
          <w:sz w:val="22"/>
        </w:rPr>
        <w:t>28.</w:t>
      </w:r>
      <w:r w:rsidRPr="006150BF">
        <w:rPr>
          <w:rFonts w:ascii="Calibri" w:cs="Calibri"/>
          <w:sz w:val="22"/>
        </w:rPr>
        <w:tab/>
        <w:t xml:space="preserve">Tai APK, Mickley LJ, Jacob DJ. Correlations between fine particulate matter (PM2.5) and meteorological variables in the United States: Implications for the sensitivity of PM2.5 to climate change. </w:t>
      </w:r>
      <w:r w:rsidRPr="006150BF">
        <w:rPr>
          <w:rFonts w:ascii="Calibri" w:cs="Calibri"/>
          <w:i/>
          <w:iCs/>
          <w:sz w:val="22"/>
        </w:rPr>
        <w:t>Atmos Environ</w:t>
      </w:r>
      <w:r w:rsidRPr="006150BF">
        <w:rPr>
          <w:rFonts w:ascii="Calibri" w:cs="Calibri"/>
          <w:sz w:val="22"/>
        </w:rPr>
        <w:t>. 2010;44(32):3976-3984. doi:10.1016/j.atmosenv.2010.06.060</w:t>
      </w:r>
    </w:p>
    <w:p w14:paraId="428EB4C8" w14:textId="77777777" w:rsidR="006150BF" w:rsidRPr="006150BF" w:rsidRDefault="006150BF" w:rsidP="006150BF">
      <w:pPr>
        <w:pStyle w:val="Bibliography"/>
        <w:rPr>
          <w:rFonts w:ascii="Calibri" w:cs="Calibri"/>
          <w:sz w:val="22"/>
        </w:rPr>
      </w:pPr>
      <w:r w:rsidRPr="006150BF">
        <w:rPr>
          <w:rFonts w:ascii="Calibri" w:cs="Calibri"/>
          <w:sz w:val="22"/>
        </w:rPr>
        <w:lastRenderedPageBreak/>
        <w:t>29.</w:t>
      </w:r>
      <w:r w:rsidRPr="006150BF">
        <w:rPr>
          <w:rFonts w:ascii="Calibri" w:cs="Calibri"/>
          <w:sz w:val="22"/>
        </w:rPr>
        <w:tab/>
        <w:t xml:space="preserve">Ma Y, Zang E, Liu Y, et al. </w:t>
      </w:r>
      <w:r w:rsidRPr="006150BF">
        <w:rPr>
          <w:rFonts w:ascii="Calibri" w:cs="Calibri"/>
          <w:i/>
          <w:iCs/>
          <w:sz w:val="22"/>
        </w:rPr>
        <w:t xml:space="preserve">Wildfire Smoke PM </w:t>
      </w:r>
      <w:r w:rsidRPr="006150BF">
        <w:rPr>
          <w:rFonts w:ascii="Calibri" w:cs="Calibri"/>
          <w:i/>
          <w:iCs/>
          <w:sz w:val="22"/>
          <w:vertAlign w:val="subscript"/>
        </w:rPr>
        <w:t>2.5</w:t>
      </w:r>
      <w:r w:rsidRPr="006150BF">
        <w:rPr>
          <w:rFonts w:ascii="Calibri" w:cs="Calibri"/>
          <w:i/>
          <w:iCs/>
          <w:sz w:val="22"/>
        </w:rPr>
        <w:t xml:space="preserve"> and Mortality in the Contiguous United States</w:t>
      </w:r>
      <w:r w:rsidRPr="006150BF">
        <w:rPr>
          <w:rFonts w:ascii="Calibri" w:cs="Calibri"/>
          <w:sz w:val="22"/>
        </w:rPr>
        <w:t>. Occupational and Environmental Health; 2023. doi:10.1101/2023.01.31.23285059</w:t>
      </w:r>
    </w:p>
    <w:p w14:paraId="77BA3C7D" w14:textId="77777777" w:rsidR="006150BF" w:rsidRPr="006150BF" w:rsidRDefault="006150BF" w:rsidP="006150BF">
      <w:pPr>
        <w:pStyle w:val="Bibliography"/>
        <w:rPr>
          <w:rFonts w:ascii="Calibri" w:cs="Calibri"/>
          <w:sz w:val="22"/>
        </w:rPr>
      </w:pPr>
      <w:r w:rsidRPr="006150BF">
        <w:rPr>
          <w:rFonts w:ascii="Calibri" w:cs="Calibri"/>
          <w:sz w:val="22"/>
        </w:rPr>
        <w:t>30.</w:t>
      </w:r>
      <w:r w:rsidRPr="006150BF">
        <w:rPr>
          <w:rFonts w:ascii="Calibri" w:cs="Calibri"/>
          <w:sz w:val="22"/>
        </w:rPr>
        <w:tab/>
        <w:t xml:space="preserve">Inlow M. Teaching The Iid Assumption In Engineering Statistics I. In: </w:t>
      </w:r>
      <w:r w:rsidRPr="006150BF">
        <w:rPr>
          <w:rFonts w:ascii="Calibri" w:cs="Calibri"/>
          <w:i/>
          <w:iCs/>
          <w:sz w:val="22"/>
        </w:rPr>
        <w:t>2006 Annual Conference &amp; Exposition Proceedings</w:t>
      </w:r>
      <w:r w:rsidRPr="006150BF">
        <w:rPr>
          <w:rFonts w:ascii="Calibri" w:cs="Calibri"/>
          <w:sz w:val="22"/>
        </w:rPr>
        <w:t>. ASEE Conferences; 2006:11.1230.1-11.1230.7. doi:10.18260/1-2--821</w:t>
      </w:r>
    </w:p>
    <w:p w14:paraId="3EAF6D77" w14:textId="77777777" w:rsidR="006150BF" w:rsidRPr="006150BF" w:rsidRDefault="006150BF" w:rsidP="006150BF">
      <w:pPr>
        <w:pStyle w:val="Bibliography"/>
        <w:rPr>
          <w:rFonts w:ascii="Calibri" w:cs="Calibri"/>
          <w:sz w:val="22"/>
        </w:rPr>
      </w:pPr>
      <w:r w:rsidRPr="006150BF">
        <w:rPr>
          <w:rFonts w:ascii="Calibri" w:cs="Calibri"/>
          <w:sz w:val="22"/>
        </w:rPr>
        <w:t>31.</w:t>
      </w:r>
      <w:r w:rsidRPr="006150BF">
        <w:rPr>
          <w:rFonts w:ascii="Calibri" w:cs="Calibri"/>
          <w:sz w:val="22"/>
        </w:rPr>
        <w:tab/>
        <w:t xml:space="preserve">Shrestha PM, Humphrey JL, Carlton EJ, et al. Impact of Outdoor Air Pollution on Indoor Air Quality in Low-Income Homes during Wildfire Seasons. </w:t>
      </w:r>
      <w:r w:rsidRPr="006150BF">
        <w:rPr>
          <w:rFonts w:ascii="Calibri" w:cs="Calibri"/>
          <w:i/>
          <w:iCs/>
          <w:sz w:val="22"/>
        </w:rPr>
        <w:t>Int J Environ Res Public Health</w:t>
      </w:r>
      <w:r w:rsidRPr="006150BF">
        <w:rPr>
          <w:rFonts w:ascii="Calibri" w:cs="Calibri"/>
          <w:sz w:val="22"/>
        </w:rPr>
        <w:t>. 2019;16(19):3535. doi:10.3390/ijerph16193535</w:t>
      </w:r>
    </w:p>
    <w:p w14:paraId="6B0730FD" w14:textId="77777777" w:rsidR="006150BF" w:rsidRPr="006150BF" w:rsidRDefault="006150BF" w:rsidP="006150BF">
      <w:pPr>
        <w:pStyle w:val="Bibliography"/>
        <w:rPr>
          <w:rFonts w:ascii="Calibri" w:cs="Calibri"/>
          <w:sz w:val="22"/>
        </w:rPr>
      </w:pPr>
      <w:r w:rsidRPr="006150BF">
        <w:rPr>
          <w:rFonts w:ascii="Calibri" w:cs="Calibri"/>
          <w:sz w:val="22"/>
        </w:rPr>
        <w:t>32.</w:t>
      </w:r>
      <w:r w:rsidRPr="006150BF">
        <w:rPr>
          <w:rFonts w:ascii="Calibri" w:cs="Calibri"/>
          <w:sz w:val="22"/>
        </w:rPr>
        <w:tab/>
        <w:t xml:space="preserve">Liang Y, Sengupta D, Campmier MJ, Lunderberg DM, Apte JS, Goldstein AH. Wildfire smoke impacts on indoor air quality assessed using crowdsourced data in California. </w:t>
      </w:r>
      <w:r w:rsidRPr="006150BF">
        <w:rPr>
          <w:rFonts w:ascii="Calibri" w:cs="Calibri"/>
          <w:i/>
          <w:iCs/>
          <w:sz w:val="22"/>
        </w:rPr>
        <w:t>Proc Natl Acad Sci</w:t>
      </w:r>
      <w:r w:rsidRPr="006150BF">
        <w:rPr>
          <w:rFonts w:ascii="Calibri" w:cs="Calibri"/>
          <w:sz w:val="22"/>
        </w:rPr>
        <w:t>. 2021;118(36):e2106478118. doi:10.1073/pnas.2106478118</w:t>
      </w:r>
    </w:p>
    <w:p w14:paraId="0DEF540C" w14:textId="77777777" w:rsidR="006150BF" w:rsidRPr="006150BF" w:rsidRDefault="006150BF" w:rsidP="006150BF">
      <w:pPr>
        <w:pStyle w:val="Bibliography"/>
        <w:rPr>
          <w:rFonts w:ascii="Calibri" w:cs="Calibri"/>
          <w:sz w:val="22"/>
        </w:rPr>
      </w:pPr>
      <w:r w:rsidRPr="006150BF">
        <w:rPr>
          <w:rFonts w:ascii="Calibri" w:cs="Calibri"/>
          <w:sz w:val="22"/>
        </w:rPr>
        <w:t>33.</w:t>
      </w:r>
      <w:r w:rsidRPr="006150BF">
        <w:rPr>
          <w:rFonts w:ascii="Calibri" w:cs="Calibri"/>
          <w:sz w:val="22"/>
        </w:rPr>
        <w:tab/>
        <w:t xml:space="preserve">Heft-Neal S, Gould C, Childs M, et al. </w:t>
      </w:r>
      <w:r w:rsidRPr="006150BF">
        <w:rPr>
          <w:rFonts w:ascii="Calibri" w:cs="Calibri"/>
          <w:i/>
          <w:iCs/>
          <w:sz w:val="22"/>
        </w:rPr>
        <w:t>Behavior Mediates the Health Effects of Extreme Wildfire Smoke Events</w:t>
      </w:r>
      <w:r w:rsidRPr="006150BF">
        <w:rPr>
          <w:rFonts w:ascii="Calibri" w:cs="Calibri"/>
          <w:sz w:val="22"/>
        </w:rPr>
        <w:t>. National Bureau of Economic Research; 2023:w30969. doi:10.3386/w30969</w:t>
      </w:r>
    </w:p>
    <w:p w14:paraId="317806D5" w14:textId="77777777" w:rsidR="006150BF" w:rsidRPr="006150BF" w:rsidRDefault="006150BF" w:rsidP="006150BF">
      <w:pPr>
        <w:pStyle w:val="Bibliography"/>
        <w:rPr>
          <w:rFonts w:ascii="Calibri" w:cs="Calibri"/>
          <w:sz w:val="22"/>
        </w:rPr>
      </w:pPr>
      <w:r w:rsidRPr="006150BF">
        <w:rPr>
          <w:rFonts w:ascii="Calibri" w:cs="Calibri"/>
          <w:sz w:val="22"/>
        </w:rPr>
        <w:t>34.</w:t>
      </w:r>
      <w:r w:rsidRPr="006150BF">
        <w:rPr>
          <w:rFonts w:ascii="Calibri" w:cs="Calibri"/>
          <w:sz w:val="22"/>
        </w:rPr>
        <w:tab/>
        <w:t xml:space="preserve">Burke M, Heft-Neal S, Li J, et al. Exposures and behavioural responses to wildfire smoke. </w:t>
      </w:r>
      <w:r w:rsidRPr="006150BF">
        <w:rPr>
          <w:rFonts w:ascii="Calibri" w:cs="Calibri"/>
          <w:i/>
          <w:iCs/>
          <w:sz w:val="22"/>
        </w:rPr>
        <w:t>Nat Hum Behav</w:t>
      </w:r>
      <w:r w:rsidRPr="006150BF">
        <w:rPr>
          <w:rFonts w:ascii="Calibri" w:cs="Calibri"/>
          <w:sz w:val="22"/>
        </w:rPr>
        <w:t>. 2022;6(10):1351-1361. doi:10.1038/s41562-022-01396-6</w:t>
      </w:r>
    </w:p>
    <w:p w14:paraId="64AAF53D" w14:textId="77777777" w:rsidR="006150BF" w:rsidRPr="006150BF" w:rsidRDefault="006150BF" w:rsidP="006150BF">
      <w:pPr>
        <w:pStyle w:val="Bibliography"/>
        <w:rPr>
          <w:rFonts w:ascii="Calibri" w:cs="Calibri"/>
          <w:sz w:val="22"/>
        </w:rPr>
      </w:pPr>
      <w:r w:rsidRPr="006150BF">
        <w:rPr>
          <w:rFonts w:ascii="Calibri" w:cs="Calibri"/>
          <w:sz w:val="22"/>
        </w:rPr>
        <w:t>35.</w:t>
      </w:r>
      <w:r w:rsidRPr="006150BF">
        <w:rPr>
          <w:rFonts w:ascii="Calibri" w:cs="Calibri"/>
          <w:sz w:val="22"/>
        </w:rPr>
        <w:tab/>
        <w:t xml:space="preserve">Zanobetti A, Schwartz J. The Effect of Fine and Coarse Particulate Air Pollution on Mortality: A National Analysis. </w:t>
      </w:r>
      <w:r w:rsidRPr="006150BF">
        <w:rPr>
          <w:rFonts w:ascii="Calibri" w:cs="Calibri"/>
          <w:i/>
          <w:iCs/>
          <w:sz w:val="22"/>
        </w:rPr>
        <w:t>Environ Health Perspect</w:t>
      </w:r>
      <w:r w:rsidRPr="006150BF">
        <w:rPr>
          <w:rFonts w:ascii="Calibri" w:cs="Calibri"/>
          <w:sz w:val="22"/>
        </w:rPr>
        <w:t>. 2009;117(6):898-903. doi:10.1289/ehp.0800108</w:t>
      </w:r>
    </w:p>
    <w:p w14:paraId="0D8F1987" w14:textId="77777777" w:rsidR="006150BF" w:rsidRPr="006150BF" w:rsidRDefault="006150BF" w:rsidP="006150BF">
      <w:pPr>
        <w:pStyle w:val="Bibliography"/>
        <w:rPr>
          <w:rFonts w:ascii="Calibri" w:cs="Calibri"/>
          <w:sz w:val="22"/>
        </w:rPr>
      </w:pPr>
      <w:r w:rsidRPr="006150BF">
        <w:rPr>
          <w:rFonts w:ascii="Calibri" w:cs="Calibri"/>
          <w:sz w:val="22"/>
        </w:rPr>
        <w:t>36.</w:t>
      </w:r>
      <w:r w:rsidRPr="006150BF">
        <w:rPr>
          <w:rFonts w:ascii="Calibri" w:cs="Calibri"/>
          <w:sz w:val="22"/>
        </w:rPr>
        <w:tab/>
        <w:t xml:space="preserve">Schwartz J, Wei Y, Yitshak-Sade M, Di Q, Dominici F, Zanobetti A. A national difference in differences analysis of the effect of PM2.5 on annual death rates. </w:t>
      </w:r>
      <w:r w:rsidRPr="006150BF">
        <w:rPr>
          <w:rFonts w:ascii="Calibri" w:cs="Calibri"/>
          <w:i/>
          <w:iCs/>
          <w:sz w:val="22"/>
        </w:rPr>
        <w:t>Environ Res</w:t>
      </w:r>
      <w:r w:rsidRPr="006150BF">
        <w:rPr>
          <w:rFonts w:ascii="Calibri" w:cs="Calibri"/>
          <w:sz w:val="22"/>
        </w:rPr>
        <w:t>. 2021;194:110649. doi:10.1016/j.envres.2020.110649</w:t>
      </w:r>
    </w:p>
    <w:p w14:paraId="45D306E4" w14:textId="77777777" w:rsidR="006150BF" w:rsidRPr="006150BF" w:rsidRDefault="006150BF" w:rsidP="006150BF">
      <w:pPr>
        <w:pStyle w:val="Bibliography"/>
        <w:rPr>
          <w:rFonts w:ascii="Calibri" w:cs="Calibri"/>
          <w:sz w:val="22"/>
        </w:rPr>
      </w:pPr>
      <w:r w:rsidRPr="006150BF">
        <w:rPr>
          <w:rFonts w:ascii="Calibri" w:cs="Calibri"/>
          <w:sz w:val="22"/>
        </w:rPr>
        <w:t>37.</w:t>
      </w:r>
      <w:r w:rsidRPr="006150BF">
        <w:rPr>
          <w:rFonts w:ascii="Calibri" w:cs="Calibri"/>
          <w:sz w:val="22"/>
        </w:rPr>
        <w:tab/>
        <w:t xml:space="preserve">Renzi M, Forastiere F, Schwartz J, Davoli M, Michelozzi P, Stafoggia M. Long-Term PM10 Exposure and Cause-Specific Mortality in the Latium Region (Italy): A Difference-in-Differences Approach. </w:t>
      </w:r>
      <w:r w:rsidRPr="006150BF">
        <w:rPr>
          <w:rFonts w:ascii="Calibri" w:cs="Calibri"/>
          <w:i/>
          <w:iCs/>
          <w:sz w:val="22"/>
        </w:rPr>
        <w:t>Environ Health Perspect</w:t>
      </w:r>
      <w:r w:rsidRPr="006150BF">
        <w:rPr>
          <w:rFonts w:ascii="Calibri" w:cs="Calibri"/>
          <w:sz w:val="22"/>
        </w:rPr>
        <w:t>. 2019;127(6):067004. doi:10.1289/EHP3759</w:t>
      </w:r>
    </w:p>
    <w:p w14:paraId="4BBC312B" w14:textId="77777777" w:rsidR="006150BF" w:rsidRPr="006150BF" w:rsidRDefault="006150BF" w:rsidP="006150BF">
      <w:pPr>
        <w:pStyle w:val="Bibliography"/>
        <w:rPr>
          <w:rFonts w:ascii="Calibri" w:cs="Calibri"/>
          <w:sz w:val="22"/>
        </w:rPr>
      </w:pPr>
      <w:r w:rsidRPr="006150BF">
        <w:rPr>
          <w:rFonts w:ascii="Calibri" w:cs="Calibri"/>
          <w:sz w:val="22"/>
        </w:rPr>
        <w:t>38.</w:t>
      </w:r>
      <w:r w:rsidRPr="006150BF">
        <w:rPr>
          <w:rFonts w:ascii="Calibri" w:cs="Calibri"/>
          <w:sz w:val="22"/>
        </w:rPr>
        <w:tab/>
        <w:t xml:space="preserve">Yu P, Xu R, Li S, et al. Exposure to wildfire-related PM2.5 and site-specific cancer mortality in Brazil from 2010 to 2016: A retrospective study. Hanna L, ed. </w:t>
      </w:r>
      <w:r w:rsidRPr="006150BF">
        <w:rPr>
          <w:rFonts w:ascii="Calibri" w:cs="Calibri"/>
          <w:i/>
          <w:iCs/>
          <w:sz w:val="22"/>
        </w:rPr>
        <w:t>PLOS Med</w:t>
      </w:r>
      <w:r w:rsidRPr="006150BF">
        <w:rPr>
          <w:rFonts w:ascii="Calibri" w:cs="Calibri"/>
          <w:sz w:val="22"/>
        </w:rPr>
        <w:t>. 2022;19(9):e1004103. doi:10.1371/journal.pmed.1004103</w:t>
      </w:r>
    </w:p>
    <w:p w14:paraId="0DB71E62" w14:textId="77777777" w:rsidR="006150BF" w:rsidRPr="006150BF" w:rsidRDefault="006150BF" w:rsidP="006150BF">
      <w:pPr>
        <w:pStyle w:val="Bibliography"/>
        <w:rPr>
          <w:rFonts w:ascii="Calibri" w:cs="Calibri"/>
          <w:sz w:val="22"/>
        </w:rPr>
      </w:pPr>
      <w:r w:rsidRPr="006150BF">
        <w:rPr>
          <w:rFonts w:ascii="Calibri" w:cs="Calibri"/>
          <w:sz w:val="22"/>
        </w:rPr>
        <w:t>39.</w:t>
      </w:r>
      <w:r w:rsidRPr="006150BF">
        <w:rPr>
          <w:rFonts w:ascii="Calibri" w:cs="Calibri"/>
          <w:sz w:val="22"/>
        </w:rPr>
        <w:tab/>
        <w:t xml:space="preserve">Fan Z, Li Y, Wei J, et al. Long-term exposure to fine particulate matter and site-specific cancer mortality: A difference-in-differences analysis in Jiangsu province, China. </w:t>
      </w:r>
      <w:r w:rsidRPr="006150BF">
        <w:rPr>
          <w:rFonts w:ascii="Calibri" w:cs="Calibri"/>
          <w:i/>
          <w:iCs/>
          <w:sz w:val="22"/>
        </w:rPr>
        <w:t>Environ Res</w:t>
      </w:r>
      <w:r w:rsidRPr="006150BF">
        <w:rPr>
          <w:rFonts w:ascii="Calibri" w:cs="Calibri"/>
          <w:sz w:val="22"/>
        </w:rPr>
        <w:t>. 2023;222:115405. doi:10.1016/j.envres.2023.115405</w:t>
      </w:r>
    </w:p>
    <w:p w14:paraId="45154E53" w14:textId="77777777" w:rsidR="006150BF" w:rsidRPr="006150BF" w:rsidRDefault="006150BF" w:rsidP="006150BF">
      <w:pPr>
        <w:pStyle w:val="Bibliography"/>
        <w:rPr>
          <w:rFonts w:ascii="Calibri" w:cs="Calibri"/>
          <w:sz w:val="22"/>
        </w:rPr>
      </w:pPr>
      <w:r w:rsidRPr="006150BF">
        <w:rPr>
          <w:rFonts w:ascii="Calibri" w:cs="Calibri"/>
          <w:sz w:val="22"/>
        </w:rPr>
        <w:t>40.</w:t>
      </w:r>
      <w:r w:rsidRPr="006150BF">
        <w:rPr>
          <w:rFonts w:ascii="Calibri" w:cs="Calibri"/>
          <w:sz w:val="22"/>
        </w:rPr>
        <w:tab/>
        <w:t xml:space="preserve">Yu W, Guo Y, Shi L, Li S. The association between long-term exposure to low-level PM2.5 and mortality in the state of Queensland, Australia: A modelling study with the difference-in-differences approach. Kirrane E, ed. </w:t>
      </w:r>
      <w:r w:rsidRPr="006150BF">
        <w:rPr>
          <w:rFonts w:ascii="Calibri" w:cs="Calibri"/>
          <w:i/>
          <w:iCs/>
          <w:sz w:val="22"/>
        </w:rPr>
        <w:t>PLOS Med</w:t>
      </w:r>
      <w:r w:rsidRPr="006150BF">
        <w:rPr>
          <w:rFonts w:ascii="Calibri" w:cs="Calibri"/>
          <w:sz w:val="22"/>
        </w:rPr>
        <w:t>. 2020;17(6):e1003141. doi:10.1371/journal.pmed.1003141</w:t>
      </w:r>
    </w:p>
    <w:p w14:paraId="5D6A8CE2" w14:textId="77777777" w:rsidR="006150BF" w:rsidRPr="006150BF" w:rsidRDefault="006150BF" w:rsidP="006150BF">
      <w:pPr>
        <w:pStyle w:val="Bibliography"/>
        <w:rPr>
          <w:rFonts w:ascii="Calibri" w:cs="Calibri"/>
          <w:sz w:val="22"/>
        </w:rPr>
      </w:pPr>
      <w:r w:rsidRPr="006150BF">
        <w:rPr>
          <w:rFonts w:ascii="Calibri" w:cs="Calibri"/>
          <w:sz w:val="22"/>
        </w:rPr>
        <w:t>41.</w:t>
      </w:r>
      <w:r w:rsidRPr="006150BF">
        <w:rPr>
          <w:rFonts w:ascii="Calibri" w:cs="Calibri"/>
          <w:sz w:val="22"/>
        </w:rPr>
        <w:tab/>
        <w:t xml:space="preserve">Leogrande S, Alessandrini ER, Stafoggia M, et al. Industrial air pollution and mortality in the Taranto area, Southern Italy: A difference-in-differences approach. </w:t>
      </w:r>
      <w:r w:rsidRPr="006150BF">
        <w:rPr>
          <w:rFonts w:ascii="Calibri" w:cs="Calibri"/>
          <w:i/>
          <w:iCs/>
          <w:sz w:val="22"/>
        </w:rPr>
        <w:t>Environ Int</w:t>
      </w:r>
      <w:r w:rsidRPr="006150BF">
        <w:rPr>
          <w:rFonts w:ascii="Calibri" w:cs="Calibri"/>
          <w:sz w:val="22"/>
        </w:rPr>
        <w:t>. 2019;132:105030. doi:10.1016/j.envint.2019.105030</w:t>
      </w:r>
    </w:p>
    <w:p w14:paraId="5BABA5EC" w14:textId="77777777" w:rsidR="006150BF" w:rsidRPr="006150BF" w:rsidRDefault="006150BF" w:rsidP="006150BF">
      <w:pPr>
        <w:pStyle w:val="Bibliography"/>
        <w:rPr>
          <w:rFonts w:ascii="Calibri" w:cs="Calibri"/>
          <w:sz w:val="22"/>
        </w:rPr>
      </w:pPr>
      <w:r w:rsidRPr="006150BF">
        <w:rPr>
          <w:rFonts w:ascii="Calibri" w:cs="Calibri"/>
          <w:sz w:val="22"/>
        </w:rPr>
        <w:t>42.</w:t>
      </w:r>
      <w:r w:rsidRPr="006150BF">
        <w:rPr>
          <w:rFonts w:ascii="Calibri" w:cs="Calibri"/>
          <w:sz w:val="22"/>
        </w:rPr>
        <w:tab/>
        <w:t xml:space="preserve">Yu P, Xu R, Li S, et al. Loss of life expectancy from PM2.5 in Brazil: A national study from 2010 to 2018. </w:t>
      </w:r>
      <w:r w:rsidRPr="006150BF">
        <w:rPr>
          <w:rFonts w:ascii="Calibri" w:cs="Calibri"/>
          <w:i/>
          <w:iCs/>
          <w:sz w:val="22"/>
        </w:rPr>
        <w:t>Environ Int</w:t>
      </w:r>
      <w:r w:rsidRPr="006150BF">
        <w:rPr>
          <w:rFonts w:ascii="Calibri" w:cs="Calibri"/>
          <w:sz w:val="22"/>
        </w:rPr>
        <w:t>. 2022;166:107350. doi:10.1016/j.envint.2022.107350</w:t>
      </w:r>
    </w:p>
    <w:p w14:paraId="6309372F" w14:textId="77777777" w:rsidR="006150BF" w:rsidRPr="006150BF" w:rsidRDefault="006150BF" w:rsidP="006150BF">
      <w:pPr>
        <w:pStyle w:val="Bibliography"/>
        <w:rPr>
          <w:rFonts w:ascii="Calibri" w:cs="Calibri"/>
          <w:sz w:val="22"/>
        </w:rPr>
      </w:pPr>
      <w:r w:rsidRPr="006150BF">
        <w:rPr>
          <w:rFonts w:ascii="Calibri" w:cs="Calibri"/>
          <w:sz w:val="22"/>
        </w:rPr>
        <w:lastRenderedPageBreak/>
        <w:t>43.</w:t>
      </w:r>
      <w:r w:rsidRPr="006150BF">
        <w:rPr>
          <w:rFonts w:ascii="Calibri" w:cs="Calibri"/>
          <w:sz w:val="22"/>
        </w:rPr>
        <w:tab/>
        <w:t xml:space="preserve">Han C, Xu R, Gao CX, et al. Socioeconomic disparity in the association between long-term exposure to PM2.5 and mortality in 2640 Chinese counties. </w:t>
      </w:r>
      <w:r w:rsidRPr="006150BF">
        <w:rPr>
          <w:rFonts w:ascii="Calibri" w:cs="Calibri"/>
          <w:i/>
          <w:iCs/>
          <w:sz w:val="22"/>
        </w:rPr>
        <w:t>Environ Int</w:t>
      </w:r>
      <w:r w:rsidRPr="006150BF">
        <w:rPr>
          <w:rFonts w:ascii="Calibri" w:cs="Calibri"/>
          <w:sz w:val="22"/>
        </w:rPr>
        <w:t>. 2021;146:106241. doi:10.1016/j.envint.2020.106241</w:t>
      </w:r>
    </w:p>
    <w:p w14:paraId="7396E7DA" w14:textId="77777777" w:rsidR="006150BF" w:rsidRPr="006150BF" w:rsidRDefault="006150BF" w:rsidP="006150BF">
      <w:pPr>
        <w:pStyle w:val="Bibliography"/>
        <w:rPr>
          <w:rFonts w:ascii="Calibri" w:cs="Calibri"/>
          <w:sz w:val="22"/>
        </w:rPr>
      </w:pPr>
      <w:r w:rsidRPr="006150BF">
        <w:rPr>
          <w:rFonts w:ascii="Calibri" w:cs="Calibri"/>
          <w:sz w:val="22"/>
        </w:rPr>
        <w:t>44.</w:t>
      </w:r>
      <w:r w:rsidRPr="006150BF">
        <w:rPr>
          <w:rFonts w:ascii="Calibri" w:cs="Calibri"/>
          <w:sz w:val="22"/>
        </w:rPr>
        <w:tab/>
        <w:t xml:space="preserve">Nyadanu SD, Tessema GA, Mullins B, Kumi-Boateng B, Ofosu AA, Pereira G. Ambient particulate matter air pollution and stillbirth in Ghana: A difference-in-differences approach. </w:t>
      </w:r>
      <w:r w:rsidRPr="006150BF">
        <w:rPr>
          <w:rFonts w:ascii="Calibri" w:cs="Calibri"/>
          <w:i/>
          <w:iCs/>
          <w:sz w:val="22"/>
        </w:rPr>
        <w:t>Atmospheric Pollut Res</w:t>
      </w:r>
      <w:r w:rsidRPr="006150BF">
        <w:rPr>
          <w:rFonts w:ascii="Calibri" w:cs="Calibri"/>
          <w:sz w:val="22"/>
        </w:rPr>
        <w:t>. 2022;13(7):101471. doi:10.1016/j.apr.2022.101471</w:t>
      </w:r>
    </w:p>
    <w:p w14:paraId="66B8DBCF" w14:textId="4557F603" w:rsidR="00705241" w:rsidRPr="00905A17" w:rsidRDefault="00751A8E" w:rsidP="00705241">
      <w:pPr>
        <w:pBdr>
          <w:top w:val="nil"/>
          <w:left w:val="nil"/>
          <w:bottom w:val="nil"/>
          <w:right w:val="nil"/>
          <w:between w:val="nil"/>
        </w:pBdr>
        <w:spacing w:line="480" w:lineRule="auto"/>
        <w:ind w:firstLine="720"/>
        <w:rPr>
          <w:rFonts w:cstheme="minorHAnsi"/>
          <w:sz w:val="22"/>
          <w:szCs w:val="22"/>
        </w:rPr>
      </w:pPr>
      <w:r w:rsidRPr="00905A17">
        <w:rPr>
          <w:rFonts w:cstheme="minorHAnsi"/>
          <w:sz w:val="22"/>
          <w:szCs w:val="22"/>
        </w:rPr>
        <w:fldChar w:fldCharType="end"/>
      </w:r>
    </w:p>
    <w:p w14:paraId="7BD88AAE" w14:textId="575D90B1" w:rsidR="00425DB8" w:rsidRPr="00905A17" w:rsidRDefault="00425DB8">
      <w:pPr>
        <w:rPr>
          <w:rFonts w:cstheme="minorHAnsi"/>
          <w:sz w:val="22"/>
          <w:szCs w:val="22"/>
        </w:rPr>
      </w:pPr>
      <w:r w:rsidRPr="00905A17">
        <w:rPr>
          <w:rFonts w:cstheme="minorHAnsi"/>
          <w:sz w:val="22"/>
          <w:szCs w:val="22"/>
        </w:rPr>
        <w:br w:type="page"/>
      </w:r>
    </w:p>
    <w:tbl>
      <w:tblPr>
        <w:tblpPr w:leftFromText="180" w:rightFromText="180" w:vertAnchor="page" w:horzAnchor="margin" w:tblpXSpec="center" w:tblpY="567"/>
        <w:tblW w:w="11370" w:type="dxa"/>
        <w:tblCellMar>
          <w:left w:w="0" w:type="dxa"/>
          <w:right w:w="0" w:type="dxa"/>
        </w:tblCellMar>
        <w:tblLook w:val="0420" w:firstRow="1" w:lastRow="0" w:firstColumn="0" w:lastColumn="0" w:noHBand="0" w:noVBand="1"/>
      </w:tblPr>
      <w:tblGrid>
        <w:gridCol w:w="1099"/>
        <w:gridCol w:w="1362"/>
        <w:gridCol w:w="1204"/>
        <w:gridCol w:w="1138"/>
        <w:gridCol w:w="1315"/>
        <w:gridCol w:w="1398"/>
        <w:gridCol w:w="1240"/>
        <w:gridCol w:w="1429"/>
        <w:gridCol w:w="1185"/>
      </w:tblGrid>
      <w:tr w:rsidR="00425DB8" w:rsidRPr="00905A17" w14:paraId="254DDB9B" w14:textId="77777777" w:rsidTr="00994290">
        <w:trPr>
          <w:trHeight w:val="826"/>
        </w:trPr>
        <w:tc>
          <w:tcPr>
            <w:tcW w:w="11370" w:type="dxa"/>
            <w:gridSpan w:val="9"/>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tcPr>
          <w:p w14:paraId="700C5CB7" w14:textId="77777777" w:rsidR="00425DB8" w:rsidRPr="008B3CEF" w:rsidRDefault="00425DB8" w:rsidP="00994290">
            <w:pPr>
              <w:rPr>
                <w:rFonts w:cstheme="minorHAnsi"/>
                <w:b/>
                <w:bCs/>
                <w:color w:val="FFFFFF" w:themeColor="background1"/>
                <w:sz w:val="22"/>
                <w:szCs w:val="22"/>
              </w:rPr>
            </w:pPr>
            <w:commentRangeStart w:id="71"/>
            <w:r w:rsidRPr="008B3CEF">
              <w:rPr>
                <w:rFonts w:cstheme="minorHAnsi"/>
                <w:b/>
                <w:bCs/>
                <w:color w:val="FFFFFF" w:themeColor="background1"/>
                <w:sz w:val="22"/>
                <w:szCs w:val="22"/>
              </w:rPr>
              <w:lastRenderedPageBreak/>
              <w:t xml:space="preserve">Table 1: Ecological research studies using Poisson regression with TWFE to study particulate matter pollution’s effect on health </w:t>
            </w:r>
            <w:commentRangeEnd w:id="71"/>
            <w:r w:rsidR="004566EA">
              <w:rPr>
                <w:rStyle w:val="CommentReference"/>
              </w:rPr>
              <w:commentReference w:id="71"/>
            </w:r>
          </w:p>
        </w:tc>
      </w:tr>
      <w:tr w:rsidR="00425DB8" w:rsidRPr="00905A17" w14:paraId="0AC62FF6" w14:textId="77777777" w:rsidTr="00994290">
        <w:trPr>
          <w:trHeight w:val="826"/>
        </w:trPr>
        <w:tc>
          <w:tcPr>
            <w:tcW w:w="111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6EE9E5A"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Article</w:t>
            </w:r>
          </w:p>
        </w:tc>
        <w:tc>
          <w:tcPr>
            <w:tcW w:w="130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B3DC2C0"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Journal</w:t>
            </w:r>
          </w:p>
        </w:tc>
        <w:tc>
          <w:tcPr>
            <w:tcW w:w="122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B653AB6"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Exposure</w:t>
            </w:r>
          </w:p>
        </w:tc>
        <w:tc>
          <w:tcPr>
            <w:tcW w:w="114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58A0E71"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Outcome</w:t>
            </w:r>
          </w:p>
        </w:tc>
        <w:tc>
          <w:tcPr>
            <w:tcW w:w="126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C58D2FA"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Spatial &amp; temporal levels</w:t>
            </w:r>
          </w:p>
        </w:tc>
        <w:tc>
          <w:tcPr>
            <w:tcW w:w="133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6A29710"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Modeling approach</w:t>
            </w:r>
          </w:p>
        </w:tc>
        <w:tc>
          <w:tcPr>
            <w:tcW w:w="119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68A1D46"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FEs</w:t>
            </w:r>
          </w:p>
        </w:tc>
        <w:tc>
          <w:tcPr>
            <w:tcW w:w="149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B91E5D0"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Covariates</w:t>
            </w:r>
          </w:p>
        </w:tc>
        <w:tc>
          <w:tcPr>
            <w:tcW w:w="129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72A3F2B"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Main findings</w:t>
            </w:r>
          </w:p>
        </w:tc>
      </w:tr>
      <w:tr w:rsidR="00425DB8" w:rsidRPr="00905A17" w14:paraId="50600A90" w14:textId="77777777" w:rsidTr="00994290">
        <w:trPr>
          <w:trHeight w:val="989"/>
        </w:trPr>
        <w:tc>
          <w:tcPr>
            <w:tcW w:w="1118"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702AB3F3" w14:textId="77777777" w:rsidR="00425DB8" w:rsidRPr="008B3CEF" w:rsidRDefault="00425DB8" w:rsidP="00994290">
            <w:pPr>
              <w:rPr>
                <w:rFonts w:cstheme="minorHAnsi"/>
                <w:sz w:val="18"/>
                <w:szCs w:val="18"/>
              </w:rPr>
            </w:pPr>
            <w:r w:rsidRPr="008B3CEF">
              <w:rPr>
                <w:rFonts w:cstheme="minorHAnsi"/>
                <w:sz w:val="18"/>
                <w:szCs w:val="18"/>
              </w:rPr>
              <w:t>Wang et al. 2016</w:t>
            </w:r>
          </w:p>
        </w:tc>
        <w:tc>
          <w:tcPr>
            <w:tcW w:w="1303"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31466B56" w14:textId="77777777" w:rsidR="00425DB8" w:rsidRPr="008B3CEF" w:rsidRDefault="00425DB8" w:rsidP="00994290">
            <w:pPr>
              <w:rPr>
                <w:rFonts w:cstheme="minorHAnsi"/>
                <w:sz w:val="18"/>
                <w:szCs w:val="18"/>
              </w:rPr>
            </w:pPr>
            <w:r w:rsidRPr="008B3CEF">
              <w:rPr>
                <w:rFonts w:cstheme="minorHAnsi"/>
                <w:sz w:val="18"/>
                <w:szCs w:val="18"/>
              </w:rPr>
              <w:t>Environmental Health Perspectives</w:t>
            </w:r>
          </w:p>
        </w:tc>
        <w:tc>
          <w:tcPr>
            <w:tcW w:w="1227"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75909808" w14:textId="77777777" w:rsidR="00425DB8" w:rsidRPr="008B3CEF" w:rsidRDefault="00425DB8" w:rsidP="00994290">
            <w:pPr>
              <w:rPr>
                <w:rFonts w:cstheme="minorHAnsi"/>
                <w:sz w:val="18"/>
                <w:szCs w:val="18"/>
              </w:rPr>
            </w:pPr>
            <w:r w:rsidRPr="008B3CEF">
              <w:rPr>
                <w:rFonts w:cstheme="minorHAnsi"/>
                <w:sz w:val="18"/>
                <w:szCs w:val="18"/>
              </w:rPr>
              <w:t>Area-weighted PM2.5 from 1km2 initial grid</w:t>
            </w:r>
          </w:p>
        </w:tc>
        <w:tc>
          <w:tcPr>
            <w:tcW w:w="1149"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7256A49" w14:textId="77777777" w:rsidR="00425DB8" w:rsidRPr="008B3CEF" w:rsidRDefault="00425DB8" w:rsidP="00994290">
            <w:pPr>
              <w:rPr>
                <w:rFonts w:cstheme="minorHAnsi"/>
                <w:sz w:val="18"/>
                <w:szCs w:val="18"/>
              </w:rPr>
            </w:pPr>
            <w:r w:rsidRPr="008B3CEF">
              <w:rPr>
                <w:rFonts w:cstheme="minorHAnsi"/>
                <w:sz w:val="18"/>
                <w:szCs w:val="18"/>
              </w:rPr>
              <w:t>AC mortality</w:t>
            </w:r>
          </w:p>
        </w:tc>
        <w:tc>
          <w:tcPr>
            <w:tcW w:w="1260"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16B4445" w14:textId="77777777" w:rsidR="00425DB8" w:rsidRPr="008B3CEF" w:rsidRDefault="00425DB8" w:rsidP="00994290">
            <w:pPr>
              <w:rPr>
                <w:rFonts w:cstheme="minorHAnsi"/>
                <w:sz w:val="18"/>
                <w:szCs w:val="18"/>
              </w:rPr>
            </w:pPr>
            <w:r w:rsidRPr="008B3CEF">
              <w:rPr>
                <w:rFonts w:cstheme="minorHAnsi"/>
                <w:sz w:val="18"/>
                <w:szCs w:val="18"/>
              </w:rPr>
              <w:t>Census tract – year level, 2004-2009</w:t>
            </w:r>
          </w:p>
        </w:tc>
        <w:tc>
          <w:tcPr>
            <w:tcW w:w="1337"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B26C511" w14:textId="77777777" w:rsidR="00425DB8" w:rsidRPr="008B3CEF" w:rsidRDefault="00425DB8" w:rsidP="00994290">
            <w:pPr>
              <w:rPr>
                <w:rFonts w:cstheme="minorHAnsi"/>
                <w:sz w:val="18"/>
                <w:szCs w:val="18"/>
              </w:rPr>
            </w:pPr>
            <w:r w:rsidRPr="008B3CEF">
              <w:rPr>
                <w:rFonts w:cstheme="minorHAnsi"/>
                <w:b/>
                <w:bCs/>
                <w:sz w:val="18"/>
                <w:szCs w:val="18"/>
              </w:rPr>
              <w:t>Poisson regression with overdispersion</w:t>
            </w:r>
          </w:p>
        </w:tc>
        <w:tc>
          <w:tcPr>
            <w:tcW w:w="1190"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6962C0EA" w14:textId="77777777" w:rsidR="00425DB8" w:rsidRPr="008B3CEF" w:rsidRDefault="00425DB8" w:rsidP="00994290">
            <w:pPr>
              <w:rPr>
                <w:rFonts w:cstheme="minorHAnsi"/>
                <w:sz w:val="18"/>
                <w:szCs w:val="18"/>
              </w:rPr>
            </w:pPr>
            <w:r w:rsidRPr="008B3CEF">
              <w:rPr>
                <w:rFonts w:cstheme="minorHAnsi"/>
                <w:sz w:val="18"/>
                <w:szCs w:val="18"/>
              </w:rPr>
              <w:t>Census tract and year</w:t>
            </w:r>
          </w:p>
        </w:tc>
        <w:tc>
          <w:tcPr>
            <w:tcW w:w="1496"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C8FCF01" w14:textId="77777777" w:rsidR="00425DB8" w:rsidRPr="008B3CEF" w:rsidRDefault="00425DB8" w:rsidP="00994290">
            <w:pPr>
              <w:rPr>
                <w:rFonts w:cstheme="minorHAnsi"/>
                <w:sz w:val="18"/>
                <w:szCs w:val="18"/>
              </w:rPr>
            </w:pPr>
            <w:r w:rsidRPr="008B3CEF">
              <w:rPr>
                <w:rFonts w:cstheme="minorHAnsi"/>
                <w:sz w:val="18"/>
                <w:szCs w:val="18"/>
              </w:rPr>
              <w:t>linear spline (</w:t>
            </w:r>
            <w:proofErr w:type="spellStart"/>
            <w:r w:rsidRPr="008B3CEF">
              <w:rPr>
                <w:rFonts w:cstheme="minorHAnsi"/>
                <w:sz w:val="18"/>
                <w:szCs w:val="18"/>
              </w:rPr>
              <w:t>df</w:t>
            </w:r>
            <w:proofErr w:type="spellEnd"/>
            <w:r w:rsidRPr="008B3CEF">
              <w:rPr>
                <w:rFonts w:cstheme="minorHAnsi"/>
                <w:sz w:val="18"/>
                <w:szCs w:val="18"/>
              </w:rPr>
              <w:t>=1)</w:t>
            </w:r>
          </w:p>
        </w:tc>
        <w:tc>
          <w:tcPr>
            <w:tcW w:w="1290"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4050A12" w14:textId="77777777" w:rsidR="00425DB8" w:rsidRPr="008B3CEF" w:rsidRDefault="00425DB8" w:rsidP="00994290">
            <w:pPr>
              <w:rPr>
                <w:rFonts w:cstheme="minorHAnsi"/>
                <w:sz w:val="18"/>
                <w:szCs w:val="18"/>
              </w:rPr>
            </w:pPr>
            <w:r w:rsidRPr="008B3CEF">
              <w:rPr>
                <w:rFonts w:cstheme="minorHAnsi"/>
                <w:sz w:val="18"/>
                <w:szCs w:val="18"/>
              </w:rPr>
              <w:t>3% (.2, 5.9%) increase in mortality per 2µg/m3 annual increase</w:t>
            </w:r>
          </w:p>
        </w:tc>
      </w:tr>
      <w:tr w:rsidR="00425DB8" w:rsidRPr="00905A17" w14:paraId="4ED432B0"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F820EBB" w14:textId="7EA5E1A5" w:rsidR="00425DB8" w:rsidRPr="008B3CEF" w:rsidRDefault="00425DB8" w:rsidP="00994290">
            <w:pPr>
              <w:rPr>
                <w:rFonts w:cstheme="minorHAnsi"/>
                <w:sz w:val="18"/>
                <w:szCs w:val="18"/>
              </w:rPr>
            </w:pPr>
            <w:r w:rsidRPr="008B3CEF">
              <w:rPr>
                <w:rFonts w:cstheme="minorHAnsi"/>
                <w:sz w:val="18"/>
                <w:szCs w:val="18"/>
              </w:rPr>
              <w:t>Renzi et al. 2019</w:t>
            </w:r>
            <w:r w:rsidRPr="008B3CEF">
              <w:rPr>
                <w:rFonts w:cstheme="minorHAnsi"/>
                <w:sz w:val="18"/>
                <w:szCs w:val="18"/>
              </w:rPr>
              <w:fldChar w:fldCharType="begin"/>
            </w:r>
            <w:r w:rsidR="006150BF">
              <w:rPr>
                <w:rFonts w:cstheme="minorHAnsi"/>
                <w:sz w:val="18"/>
                <w:szCs w:val="18"/>
              </w:rPr>
              <w:instrText xml:space="preserve"> ADDIN ZOTERO_ITEM CSL_CITATION {"citationID":"qUIW1qJF","properties":{"formattedCitation":"\\super 37\\nosupersub{}","plainCitation":"37","noteIndex":0},"citationItems":[{"id":207,"uris":["http://zotero.org/users/local/5kaUw5tp/items/DDU4NRX7"],"itemData":{"id":207,"type":"article-journal","abstract":"BACKGROUND: The link between particulate matter (PM) exposure and adverse health outcomes has been widely evaluated using large cohort studies. However, the possibility of residual confounding and lack of information about the health eﬀects of PM in rural and suburban areas are unsolved issues.\nOBJECTIVE: Our aim was to estimate the eﬀect of annual PM ≤ 10 lm (PM10) exposure on cause-speciﬁc mortality in the Latium region (central Italy, of which Rome is the main city) during 2006–2012 using a diﬀerence-in-diﬀerences approach.\nMETHODS: We estimated daily PM10 concentrations for each 1 km2 of the region from 2006 to 2012 by use of satellite data, land-use predictors, and meteorological parameters. For each of the 378 regional municipalities and each year, we averaged daily PM10 values to obtain annual mean PM10 exposures. We applied a variant of the diﬀerence-in-diﬀerences approach to estimate the association between PM10 and cause-speciﬁc mortality by focusing on within-municipality ﬂuctuations of mortality rates and annual PM exposures around municipality means, therefore controlling by design for confounding from all spatial and temporal potential confounders. Analyses were also stratiﬁed by population size of the municipalities to obtain eﬀect estimates in rural and suburban areas of the region.\nRESULTS: In the period 2006–2012, we observed deaths due to three causes: 347,699 nonaccidental; 92,787 cardiovascular; and 16,509 respiratory causes. The annual average (standard deviation, SD) PM10 concentration was 21:9 ð ± 4:9Þ lg=m3 in Latium. For each 1-lg=m3 increase in annual PM10 we estimated increases of 0.8% (95% conﬁdence intervals (CIs): 0.2%, 1.3%), 0.9% (0.0%, 1.8%), and 1.4% (−0:4%, 3.3%) in nonaccidental, cardiovascular, and respiratory mortality, respectively. Similar results were found when we excluded the metropolitan area of Rome from the analysis. Higher eﬀects were estimated in the smaller municipalities, e.g., those with population &lt;5,000 inhabitants.\nCONCLUSION: Our study suggests a signiﬁcant association of annual PM10 exposure with nonaccidental and cardiorespiratory mortality in the Latium region, even outside Rome and in suburban and rural areas. https://doi.org/10.1289/EHP3759","container-title":"Environmental Health Perspectives","DOI":"10.1289/EHP3759","ISSN":"0091-6765, 1552-9924","issue":"6","journalAbbreviation":"Environ Health Perspect","language":"en","page":"067004","source":"DOI.org (Crossref)","title":"Long-Term PM10 Exposure and Cause-Specific Mortality in the Latium Region (Italy): A Difference-in-Differences Approach","title-short":"Long-Term PM10 Exposure and Cause-Specific Mortality in the Latium Region (Italy)","volume":"127","author":[{"family":"Renzi","given":"Matteo"},{"family":"Forastiere","given":"Francesco"},{"family":"Schwartz","given":"Joel"},{"family":"Davoli","given":"Marina"},{"family":"Michelozzi","given":"Paola"},{"family":"Stafoggia","given":"Massimo"}],"issued":{"date-parts":[["2019",6]]}}}],"schema":"https://github.com/citation-style-language/schema/raw/master/csl-citation.json"} </w:instrText>
            </w:r>
            <w:r w:rsidRPr="008B3CEF">
              <w:rPr>
                <w:rFonts w:cstheme="minorHAnsi"/>
                <w:sz w:val="18"/>
                <w:szCs w:val="18"/>
              </w:rPr>
              <w:fldChar w:fldCharType="separate"/>
            </w:r>
            <w:r w:rsidR="006150BF" w:rsidRPr="006150BF">
              <w:rPr>
                <w:rFonts w:ascii="Calibri" w:cs="Calibri"/>
                <w:sz w:val="18"/>
                <w:vertAlign w:val="superscript"/>
              </w:rPr>
              <w:t>37</w:t>
            </w:r>
            <w:r w:rsidRPr="008B3CEF">
              <w:rPr>
                <w:rFonts w:cstheme="minorHAnsi"/>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B7BDC4D" w14:textId="77777777" w:rsidR="00425DB8" w:rsidRPr="008B3CEF" w:rsidRDefault="00425DB8" w:rsidP="00994290">
            <w:pPr>
              <w:rPr>
                <w:rFonts w:cstheme="minorHAnsi"/>
                <w:sz w:val="18"/>
                <w:szCs w:val="18"/>
              </w:rPr>
            </w:pPr>
            <w:r w:rsidRPr="008B3CEF">
              <w:rPr>
                <w:rFonts w:cstheme="minorHAnsi"/>
                <w:sz w:val="18"/>
                <w:szCs w:val="18"/>
              </w:rPr>
              <w:t>Environmental Health Perspectives</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9BF2A93" w14:textId="77777777" w:rsidR="00425DB8" w:rsidRPr="008B3CEF" w:rsidRDefault="00425DB8" w:rsidP="00994290">
            <w:pPr>
              <w:rPr>
                <w:rFonts w:cstheme="minorHAnsi"/>
                <w:sz w:val="18"/>
                <w:szCs w:val="18"/>
              </w:rPr>
            </w:pPr>
            <w:r w:rsidRPr="008B3CEF">
              <w:rPr>
                <w:rFonts w:cstheme="minorHAnsi"/>
                <w:sz w:val="18"/>
                <w:szCs w:val="18"/>
              </w:rPr>
              <w:t>Area-weighted PM10 from 1km2 initial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5D11083" w14:textId="77777777" w:rsidR="00425DB8" w:rsidRPr="008B3CEF" w:rsidRDefault="00425DB8" w:rsidP="00994290">
            <w:pPr>
              <w:rPr>
                <w:rFonts w:cstheme="minorHAnsi"/>
                <w:sz w:val="18"/>
                <w:szCs w:val="18"/>
              </w:rPr>
            </w:pPr>
            <w:r w:rsidRPr="008B3CEF">
              <w:rPr>
                <w:rFonts w:cstheme="minorHAnsi"/>
                <w:sz w:val="18"/>
                <w:szCs w:val="18"/>
              </w:rPr>
              <w:t>AC mortality for ages 35+</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60733386" w14:textId="77777777" w:rsidR="00425DB8" w:rsidRPr="008B3CEF" w:rsidRDefault="00425DB8" w:rsidP="00994290">
            <w:pPr>
              <w:rPr>
                <w:rFonts w:cstheme="minorHAnsi"/>
                <w:sz w:val="18"/>
                <w:szCs w:val="18"/>
              </w:rPr>
            </w:pPr>
            <w:r w:rsidRPr="008B3CEF">
              <w:rPr>
                <w:rFonts w:cstheme="minorHAnsi"/>
                <w:sz w:val="18"/>
                <w:szCs w:val="18"/>
              </w:rPr>
              <w:t>378 municipalities in Latium (IT) at the year level, 2006-2012</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3E8C95E3" w14:textId="77777777" w:rsidR="00425DB8" w:rsidRPr="008B3CEF" w:rsidRDefault="00425DB8" w:rsidP="00994290">
            <w:pPr>
              <w:rPr>
                <w:rFonts w:cstheme="minorHAnsi"/>
                <w:sz w:val="18"/>
                <w:szCs w:val="18"/>
              </w:rPr>
            </w:pPr>
            <w:r w:rsidRPr="008B3CEF">
              <w:rPr>
                <w:rFonts w:cstheme="minorHAnsi"/>
                <w:b/>
                <w:bCs/>
                <w:sz w:val="18"/>
                <w:szCs w:val="18"/>
              </w:rPr>
              <w:t>Conditional Poisson regression (based on 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325F091F" w14:textId="77777777" w:rsidR="00425DB8" w:rsidRPr="008B3CEF" w:rsidRDefault="00425DB8" w:rsidP="00994290">
            <w:pPr>
              <w:rPr>
                <w:rFonts w:cstheme="minorHAnsi"/>
                <w:sz w:val="18"/>
                <w:szCs w:val="18"/>
              </w:rPr>
            </w:pPr>
            <w:r w:rsidRPr="008B3CEF">
              <w:rPr>
                <w:rFonts w:cstheme="minorHAnsi"/>
                <w:sz w:val="18"/>
                <w:szCs w:val="18"/>
              </w:rPr>
              <w:t>District and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2EDB412" w14:textId="77777777" w:rsidR="00425DB8" w:rsidRPr="008B3CEF" w:rsidRDefault="00425DB8" w:rsidP="00994290">
            <w:pPr>
              <w:rPr>
                <w:rFonts w:cstheme="minorHAnsi"/>
                <w:sz w:val="18"/>
                <w:szCs w:val="18"/>
              </w:rPr>
            </w:pPr>
            <w:r w:rsidRPr="008B3CEF">
              <w:rPr>
                <w:rFonts w:cstheme="minorHAnsi"/>
                <w:sz w:val="18"/>
                <w:szCs w:val="18"/>
              </w:rPr>
              <w:t>Mean summer temp, mean winter temp, std. dev of summer temp, std. dev of winter temp</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7421C6CA" w14:textId="77777777" w:rsidR="00425DB8" w:rsidRPr="008B3CEF" w:rsidRDefault="00425DB8" w:rsidP="00994290">
            <w:pPr>
              <w:rPr>
                <w:rFonts w:cstheme="minorHAnsi"/>
                <w:sz w:val="18"/>
                <w:szCs w:val="18"/>
              </w:rPr>
            </w:pPr>
            <w:r w:rsidRPr="008B3CEF">
              <w:rPr>
                <w:rFonts w:cstheme="minorHAnsi"/>
                <w:sz w:val="18"/>
                <w:szCs w:val="18"/>
              </w:rPr>
              <w:t>.8% (.2, 1.3%) increase in mortality per 1 µg/m3 annual increase</w:t>
            </w:r>
          </w:p>
        </w:tc>
      </w:tr>
      <w:tr w:rsidR="00425DB8" w:rsidRPr="00905A17" w14:paraId="23E1DF3D"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3DA96BB8" w14:textId="68F632FB" w:rsidR="00425DB8" w:rsidRPr="008B3CEF" w:rsidRDefault="00425DB8" w:rsidP="00994290">
            <w:pPr>
              <w:rPr>
                <w:rFonts w:cstheme="minorHAnsi"/>
                <w:sz w:val="18"/>
                <w:szCs w:val="18"/>
              </w:rPr>
            </w:pPr>
            <w:r w:rsidRPr="008B3CEF">
              <w:rPr>
                <w:rFonts w:cstheme="minorHAnsi"/>
                <w:sz w:val="18"/>
                <w:szCs w:val="18"/>
              </w:rPr>
              <w:t>Yu et al. 2022</w:t>
            </w:r>
            <w:r w:rsidRPr="008B3CEF">
              <w:rPr>
                <w:rFonts w:cstheme="minorHAnsi"/>
                <w:sz w:val="18"/>
                <w:szCs w:val="18"/>
              </w:rPr>
              <w:fldChar w:fldCharType="begin"/>
            </w:r>
            <w:r w:rsidR="006150BF">
              <w:rPr>
                <w:rFonts w:cstheme="minorHAnsi"/>
                <w:sz w:val="18"/>
                <w:szCs w:val="18"/>
              </w:rPr>
              <w:instrText xml:space="preserve"> ADDIN ZOTERO_ITEM CSL_CITATION {"citationID":"6O0ESFA8","properties":{"formattedCitation":"\\super 38\\nosupersub{}","plainCitation":"38","noteIndex":0},"citationItems":[{"id":224,"uris":["http://zotero.org/users/local/5kaUw5tp/items/XNT2XLZD"],"itemData":{"id":224,"type":"article-journal","abstract":"Background Long-term exposure to fine particles �2.5 μm in diameter (PM2.5) has been linked to cancer mortality. However, the effect of wildfire-related PM2.5 exposure on cancer mortality risk is unknown. This study evaluates the association between wildfire-related PM2.5 and site-specific cancer mortality in Brazil, from 2010 to 2016.","container-title":"PLOS Medicine","DOI":"10.1371/journal.pmed.1004103","ISSN":"1549-1676","issue":"9","journalAbbreviation":"PLoS Med","language":"en","page":"e1004103","source":"DOI.org (Crossref)","title":"Exposure to wildfire-related PM2.5 and site-specific cancer mortality in Brazil from 2010 to 2016: A retrospective study","title-short":"Exposure to wildfire-related PM2.5 and site-specific cancer mortality in Brazil from 2010 to 2016","volume":"19","author":[{"family":"Yu","given":"Pei"},{"family":"Xu","given":"Rongbin"},{"family":"Li","given":"Shanshan"},{"family":"Yue","given":"Xu"},{"family":"Chen","given":"Gongbo"},{"family":"Ye","given":"Tingting"},{"family":"Coêlho","given":"Micheline S. Z. S."},{"family":"Saldiva","given":"Paulo H. N."},{"family":"Sim","given":"Malcolm R."},{"family":"Abramson","given":"Michael J."},{"family":"Guo","given":"Yuming"}],"editor":[{"family":"Hanna","given":"Liz"}],"issued":{"date-parts":[["2022",9,19]]}}}],"schema":"https://github.com/citation-style-language/schema/raw/master/csl-citation.json"} </w:instrText>
            </w:r>
            <w:r w:rsidRPr="008B3CEF">
              <w:rPr>
                <w:rFonts w:cstheme="minorHAnsi"/>
                <w:sz w:val="18"/>
                <w:szCs w:val="18"/>
              </w:rPr>
              <w:fldChar w:fldCharType="separate"/>
            </w:r>
            <w:r w:rsidR="006150BF" w:rsidRPr="006150BF">
              <w:rPr>
                <w:rFonts w:ascii="Calibri" w:cs="Calibri"/>
                <w:sz w:val="18"/>
                <w:vertAlign w:val="superscript"/>
              </w:rPr>
              <w:t>38</w:t>
            </w:r>
            <w:r w:rsidRPr="008B3CEF">
              <w:rPr>
                <w:rFonts w:cstheme="minorHAnsi"/>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7964D42" w14:textId="77777777" w:rsidR="00425DB8" w:rsidRPr="008B3CEF" w:rsidRDefault="00425DB8" w:rsidP="00994290">
            <w:pPr>
              <w:rPr>
                <w:rFonts w:cstheme="minorHAnsi"/>
                <w:sz w:val="18"/>
                <w:szCs w:val="18"/>
              </w:rPr>
            </w:pPr>
            <w:r w:rsidRPr="008B3CEF">
              <w:rPr>
                <w:rFonts w:cstheme="minorHAnsi"/>
                <w:sz w:val="18"/>
                <w:szCs w:val="18"/>
              </w:rPr>
              <w:t>PLOS Medicine</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C1EA788" w14:textId="77777777" w:rsidR="00425DB8" w:rsidRPr="008B3CEF" w:rsidRDefault="00425DB8" w:rsidP="00994290">
            <w:pPr>
              <w:rPr>
                <w:rFonts w:cstheme="minorHAnsi"/>
                <w:sz w:val="18"/>
                <w:szCs w:val="18"/>
              </w:rPr>
            </w:pPr>
            <w:r w:rsidRPr="008B3CEF">
              <w:rPr>
                <w:rFonts w:cstheme="minorHAnsi"/>
                <w:sz w:val="18"/>
                <w:szCs w:val="18"/>
              </w:rPr>
              <w:t>Wildfire smoke PM2.5 from .25 degree^2 initial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F0DDBFB" w14:textId="77777777" w:rsidR="00425DB8" w:rsidRPr="008B3CEF" w:rsidRDefault="00425DB8" w:rsidP="00994290">
            <w:pPr>
              <w:rPr>
                <w:rFonts w:cstheme="minorHAnsi"/>
                <w:sz w:val="18"/>
                <w:szCs w:val="18"/>
              </w:rPr>
            </w:pPr>
            <w:r w:rsidRPr="008B3CEF">
              <w:rPr>
                <w:rFonts w:cstheme="minorHAnsi"/>
                <w:sz w:val="18"/>
                <w:szCs w:val="18"/>
              </w:rPr>
              <w:t>Cancer mortality (1,332,526 total deaths)</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61BD0246" w14:textId="77777777" w:rsidR="00425DB8" w:rsidRPr="008B3CEF" w:rsidRDefault="00425DB8" w:rsidP="00994290">
            <w:pPr>
              <w:rPr>
                <w:rFonts w:cstheme="minorHAnsi"/>
                <w:sz w:val="18"/>
                <w:szCs w:val="18"/>
              </w:rPr>
            </w:pPr>
            <w:r w:rsidRPr="008B3CEF">
              <w:rPr>
                <w:rFonts w:cstheme="minorHAnsi"/>
                <w:sz w:val="18"/>
                <w:szCs w:val="18"/>
              </w:rPr>
              <w:t>Municipality-level in Brazil at the year level, 2010-2016</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B0D2C52" w14:textId="77777777" w:rsidR="00425DB8" w:rsidRPr="008B3CEF" w:rsidRDefault="00425DB8" w:rsidP="00994290">
            <w:pPr>
              <w:rPr>
                <w:rFonts w:cstheme="minorHAnsi"/>
                <w:sz w:val="18"/>
                <w:szCs w:val="18"/>
              </w:rPr>
            </w:pPr>
            <w:r w:rsidRPr="008B3CEF">
              <w:rPr>
                <w:rFonts w:cstheme="minorHAnsi"/>
                <w:sz w:val="18"/>
                <w:szCs w:val="18"/>
              </w:rPr>
              <w:t>Quasi-Poisson regression</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336A070D" w14:textId="77777777" w:rsidR="00425DB8" w:rsidRPr="008B3CEF" w:rsidRDefault="00425DB8" w:rsidP="00994290">
            <w:pPr>
              <w:rPr>
                <w:rFonts w:cstheme="minorHAnsi"/>
                <w:sz w:val="18"/>
                <w:szCs w:val="18"/>
              </w:rPr>
            </w:pPr>
            <w:r w:rsidRPr="008B3CEF">
              <w:rPr>
                <w:rFonts w:cstheme="minorHAnsi"/>
                <w:sz w:val="18"/>
                <w:szCs w:val="18"/>
              </w:rPr>
              <w:t>Municipality and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59D5F95" w14:textId="77777777" w:rsidR="00425DB8" w:rsidRPr="008B3CEF" w:rsidRDefault="00425DB8" w:rsidP="00994290">
            <w:pPr>
              <w:rPr>
                <w:rFonts w:cstheme="minorHAnsi"/>
                <w:sz w:val="18"/>
                <w:szCs w:val="18"/>
              </w:rPr>
            </w:pPr>
            <w:r w:rsidRPr="008B3CEF">
              <w:rPr>
                <w:rFonts w:cstheme="minorHAnsi"/>
                <w:sz w:val="18"/>
                <w:szCs w:val="18"/>
              </w:rPr>
              <w:t>Temperature, GDP</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1689327" w14:textId="77777777" w:rsidR="00425DB8" w:rsidRPr="008B3CEF" w:rsidRDefault="00425DB8" w:rsidP="00994290">
            <w:pPr>
              <w:rPr>
                <w:rFonts w:cstheme="minorHAnsi"/>
                <w:sz w:val="18"/>
                <w:szCs w:val="18"/>
              </w:rPr>
            </w:pPr>
            <w:r w:rsidRPr="008B3CEF">
              <w:rPr>
                <w:rFonts w:cstheme="minorHAnsi"/>
                <w:sz w:val="18"/>
                <w:szCs w:val="18"/>
              </w:rPr>
              <w:t xml:space="preserve">RR = 1.02 (1.01, 1.03) for all-cancer </w:t>
            </w:r>
            <w:proofErr w:type="gramStart"/>
            <w:r w:rsidRPr="008B3CEF">
              <w:rPr>
                <w:rFonts w:cstheme="minorHAnsi"/>
                <w:sz w:val="18"/>
                <w:szCs w:val="18"/>
              </w:rPr>
              <w:t>mortality  per</w:t>
            </w:r>
            <w:proofErr w:type="gramEnd"/>
            <w:r w:rsidRPr="008B3CEF">
              <w:rPr>
                <w:rFonts w:cstheme="minorHAnsi"/>
                <w:sz w:val="18"/>
                <w:szCs w:val="18"/>
              </w:rPr>
              <w:t xml:space="preserve"> 1 µg/m3 annual increase</w:t>
            </w:r>
          </w:p>
        </w:tc>
      </w:tr>
      <w:tr w:rsidR="00425DB8" w:rsidRPr="00905A17" w14:paraId="4496CD86"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B3DF71D" w14:textId="073A74A9" w:rsidR="00425DB8" w:rsidRPr="008B3CEF" w:rsidRDefault="00425DB8" w:rsidP="00994290">
            <w:pPr>
              <w:rPr>
                <w:rFonts w:cstheme="minorHAnsi"/>
                <w:sz w:val="18"/>
                <w:szCs w:val="18"/>
              </w:rPr>
            </w:pPr>
            <w:r w:rsidRPr="008B3CEF">
              <w:rPr>
                <w:rFonts w:cstheme="minorHAnsi"/>
                <w:sz w:val="18"/>
                <w:szCs w:val="18"/>
              </w:rPr>
              <w:t>Fan et al. 2023</w:t>
            </w:r>
            <w:r w:rsidRPr="008B3CEF">
              <w:rPr>
                <w:rFonts w:cstheme="minorHAnsi"/>
                <w:sz w:val="18"/>
                <w:szCs w:val="18"/>
              </w:rPr>
              <w:fldChar w:fldCharType="begin"/>
            </w:r>
            <w:r w:rsidR="006150BF">
              <w:rPr>
                <w:rFonts w:cstheme="minorHAnsi"/>
                <w:sz w:val="18"/>
                <w:szCs w:val="18"/>
              </w:rPr>
              <w:instrText xml:space="preserve"> ADDIN ZOTERO_ITEM CSL_CITATION {"citationID":"xthiPMsf","properties":{"formattedCitation":"\\super 39\\nosupersub{}","plainCitation":"39","noteIndex":0},"citationItems":[{"id":173,"uris":["http://zotero.org/users/local/5kaUw5tp/items/74AZA57I"],"itemData":{"id":173,"type":"article-journal","abstract":"Background: Accumulating studies have reported that chronic exposure to ambient fine particulate matter (PM2.5) can lead to adverse effects on lung cancer mortality; however, such chronic effects are less clear for mortality from other site-specific cancers.\nObjective: To explore the causal effect of long-term PM2.5 exposure on mortality from all-site and a variety of sitespecific cancers in Jiangsu province, China during 2015–2020 using a difference-in-differences analysis.\nMethods: For each of 53 county-based spatial units in Jiangsu province, we calculated annual death counts for allsite cancer and 23 site-specific cancers. Using a validated high-resolution PM2.5 grid dataset, long-term PM2.5 exposure of a spatial unit within a given year was evaluated as the average of population-weighted annual concentrations during recent 10 years. Conditional Poisson regression models were employed to evaluate exposure-response associations adjusting for spatial and temporal variables, seasonal temperatures, relative humidity, and gross domestic product (GDP).\nResults: During the study period, we identified 947,337 adult cancer deaths in Jiangsu province. Each 1 μg/m3 increment in PM2.5 exposure was significantly associated with a 2.7% increase in the risk of all-site cancer mortality. PM2.5-mortality associations were also observed in cancer of lip, oral cavity and pharynx, stomach, colorectum, pancreas, lung, bone and joints, ovary, prostate, and lymphoma (all adjusted P &lt; 0.05), with the relative risks ranging from 1.028 (95% confidence interval [CI]: 1.011, 1.046) for stomach cancer to 1.201 (95% CI: 1.120, 1.308) for bone and joints cancers. Exposure-response curves showed that these associations were close to linearity, though most of them had increasing slopes at high exposure levels. Overall, women and subjects in low GDP regions were more vulnerable to PM2.5 exposures.\nConclusions: Long-term exposure to ambient PM2.5 contributes to a higher risk of mortality from multiple sitespecific cancers.","container-title":"Environmental Research","DOI":"10.1016/j.envres.2023.115405","ISSN":"00139351","journalAbbreviation":"Environmental Research","language":"en","page":"115405","source":"DOI.org (Crossref)","title":"Long-term exposure to fine particulate matter and site-specific cancer mortality: A difference-in-differences analysis in Jiangsu province, China","title-short":"Long-term exposure to fine particulate matter and site-specific cancer mortality","volume":"222","author":[{"family":"Fan","given":"Zhaoyu"},{"family":"Li","given":"Yingxin"},{"family":"Wei","given":"Jing"},{"family":"Chen","given":"Gongbo"},{"family":"Wang","given":"Rui"},{"family":"Xu","given":"Ruijun"},{"family":"Liu","given":"Tingting"},{"family":"Lv","given":"Ziquan"},{"family":"Huang","given":"Suli"},{"family":"Sun","given":"Hong"},{"family":"Liu","given":"Yuewei"}],"issued":{"date-parts":[["2023",4]]}}}],"schema":"https://github.com/citation-style-language/schema/raw/master/csl-citation.json"} </w:instrText>
            </w:r>
            <w:r w:rsidRPr="008B3CEF">
              <w:rPr>
                <w:rFonts w:cstheme="minorHAnsi"/>
                <w:sz w:val="18"/>
                <w:szCs w:val="18"/>
              </w:rPr>
              <w:fldChar w:fldCharType="separate"/>
            </w:r>
            <w:r w:rsidR="006150BF" w:rsidRPr="006150BF">
              <w:rPr>
                <w:rFonts w:ascii="Calibri" w:cs="Calibri"/>
                <w:sz w:val="18"/>
                <w:vertAlign w:val="superscript"/>
              </w:rPr>
              <w:t>39</w:t>
            </w:r>
            <w:r w:rsidRPr="008B3CEF">
              <w:rPr>
                <w:rFonts w:cstheme="minorHAnsi"/>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33DCB40" w14:textId="77777777" w:rsidR="00425DB8" w:rsidRPr="008B3CEF" w:rsidRDefault="00425DB8" w:rsidP="00994290">
            <w:pPr>
              <w:rPr>
                <w:rFonts w:cstheme="minorHAnsi"/>
                <w:sz w:val="18"/>
                <w:szCs w:val="18"/>
              </w:rPr>
            </w:pPr>
            <w:r w:rsidRPr="008B3CEF">
              <w:rPr>
                <w:rFonts w:cstheme="minorHAnsi"/>
                <w:sz w:val="18"/>
                <w:szCs w:val="18"/>
              </w:rPr>
              <w:t>Environmental Research</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74AAF874" w14:textId="77777777" w:rsidR="00425DB8" w:rsidRPr="008B3CEF" w:rsidRDefault="00425DB8" w:rsidP="00994290">
            <w:pPr>
              <w:rPr>
                <w:rFonts w:cstheme="minorHAnsi"/>
                <w:sz w:val="18"/>
                <w:szCs w:val="18"/>
              </w:rPr>
            </w:pPr>
            <w:r w:rsidRPr="008B3CEF">
              <w:rPr>
                <w:rFonts w:cstheme="minorHAnsi"/>
                <w:sz w:val="18"/>
                <w:szCs w:val="18"/>
              </w:rPr>
              <w:t>Pop-weighted PM2.5 from .01 degree^2 initial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5E0A640D" w14:textId="77777777" w:rsidR="00425DB8" w:rsidRPr="008B3CEF" w:rsidRDefault="00425DB8" w:rsidP="00994290">
            <w:pPr>
              <w:rPr>
                <w:rFonts w:cstheme="minorHAnsi"/>
                <w:sz w:val="18"/>
                <w:szCs w:val="18"/>
              </w:rPr>
            </w:pPr>
            <w:r w:rsidRPr="008B3CEF">
              <w:rPr>
                <w:rFonts w:cstheme="minorHAnsi"/>
                <w:sz w:val="18"/>
                <w:szCs w:val="18"/>
              </w:rPr>
              <w:t>Cancer mortality (947,337 total deaths)</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FAD413B" w14:textId="77777777" w:rsidR="00425DB8" w:rsidRPr="008B3CEF" w:rsidRDefault="00425DB8" w:rsidP="00994290">
            <w:pPr>
              <w:rPr>
                <w:rFonts w:cstheme="minorHAnsi"/>
                <w:sz w:val="18"/>
                <w:szCs w:val="18"/>
              </w:rPr>
            </w:pPr>
            <w:r w:rsidRPr="008B3CEF">
              <w:rPr>
                <w:rFonts w:cstheme="minorHAnsi"/>
                <w:sz w:val="18"/>
                <w:szCs w:val="18"/>
              </w:rPr>
              <w:t>53 districts in Jiangsu Province at the year level, 1998-2013</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4AC4D99" w14:textId="77777777" w:rsidR="00425DB8" w:rsidRPr="008B3CEF" w:rsidRDefault="00425DB8" w:rsidP="00994290">
            <w:pPr>
              <w:rPr>
                <w:rFonts w:cstheme="minorHAnsi"/>
                <w:sz w:val="18"/>
                <w:szCs w:val="18"/>
              </w:rPr>
            </w:pPr>
            <w:r w:rsidRPr="008B3CEF">
              <w:rPr>
                <w:rFonts w:cstheme="minorHAnsi"/>
                <w:b/>
                <w:bCs/>
                <w:sz w:val="18"/>
                <w:szCs w:val="18"/>
              </w:rPr>
              <w:t>Conditional Poisson regression (based on 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129C645" w14:textId="77777777" w:rsidR="00425DB8" w:rsidRPr="008B3CEF" w:rsidRDefault="00425DB8" w:rsidP="00994290">
            <w:pPr>
              <w:rPr>
                <w:rFonts w:cstheme="minorHAnsi"/>
                <w:sz w:val="18"/>
                <w:szCs w:val="18"/>
              </w:rPr>
            </w:pPr>
            <w:r w:rsidRPr="008B3CEF">
              <w:rPr>
                <w:rFonts w:cstheme="minorHAnsi"/>
                <w:sz w:val="18"/>
                <w:szCs w:val="18"/>
              </w:rPr>
              <w:t>District and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5AA7F6D1" w14:textId="77777777" w:rsidR="00425DB8" w:rsidRPr="008B3CEF" w:rsidRDefault="00425DB8" w:rsidP="00994290">
            <w:pPr>
              <w:rPr>
                <w:rFonts w:cstheme="minorHAnsi"/>
                <w:sz w:val="18"/>
                <w:szCs w:val="18"/>
              </w:rPr>
            </w:pPr>
            <w:r w:rsidRPr="008B3CEF">
              <w:rPr>
                <w:rFonts w:cstheme="minorHAnsi"/>
                <w:sz w:val="18"/>
                <w:szCs w:val="18"/>
              </w:rPr>
              <w:t>Air temp, relative humidity</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78B4A124" w14:textId="77777777" w:rsidR="00425DB8" w:rsidRPr="008B3CEF" w:rsidRDefault="00425DB8" w:rsidP="00994290">
            <w:pPr>
              <w:rPr>
                <w:rFonts w:cstheme="minorHAnsi"/>
                <w:sz w:val="18"/>
                <w:szCs w:val="18"/>
              </w:rPr>
            </w:pPr>
            <w:r w:rsidRPr="008B3CEF">
              <w:rPr>
                <w:rFonts w:cstheme="minorHAnsi"/>
                <w:sz w:val="18"/>
                <w:szCs w:val="18"/>
              </w:rPr>
              <w:t>2.7% (2.0, 3.4%) increase in cancer mortality per 1 µg/m3 annual increase</w:t>
            </w:r>
          </w:p>
        </w:tc>
      </w:tr>
      <w:tr w:rsidR="00425DB8" w:rsidRPr="00905A17" w14:paraId="659F8CB7"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85779CD" w14:textId="4F73203A"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Yu et al. 2020</w:t>
            </w:r>
            <w:r w:rsidRPr="008B3CEF">
              <w:rPr>
                <w:rFonts w:ascii="Calibri" w:hAnsi="Calibri" w:cs="Calibri"/>
                <w:color w:val="000000" w:themeColor="text1"/>
                <w:kern w:val="24"/>
                <w:sz w:val="18"/>
                <w:szCs w:val="18"/>
              </w:rPr>
              <w:fldChar w:fldCharType="begin"/>
            </w:r>
            <w:r w:rsidR="006150BF">
              <w:rPr>
                <w:rFonts w:ascii="Calibri" w:hAnsi="Calibri" w:cs="Calibri"/>
                <w:color w:val="000000" w:themeColor="text1"/>
                <w:kern w:val="24"/>
                <w:sz w:val="18"/>
                <w:szCs w:val="18"/>
              </w:rPr>
              <w:instrText xml:space="preserve"> ADDIN ZOTERO_ITEM CSL_CITATION {"citationID":"6q5CZHHw","properties":{"formattedCitation":"\\super 40\\nosupersub{}","plainCitation":"40","noteIndex":0},"citationItems":[{"id":223,"uris":["http://zotero.org/users/local/5kaUw5tp/items/T55AUXPZ"],"itemData":{"id":223,"type":"article-journal","abstract":"OPEN ACCESS Citation: Yu W, Guo Y, Shi L, Li S (2020) The association between long-term exposure to lowlevel PM2.5 and mortality in the state of Queensland, Australia: A modelling study with the difference-in-differences approach. PLoS Med 17 (6): e1003141. https://doi.org/10.1371/journal.","container-title":"PLOS Medicine","DOI":"10.1371/journal.pmed.1003141","ISSN":"1549-1676","issue":"6","journalAbbreviation":"PLoS Med","language":"en","page":"e1003141","source":"DOI.org (Crossref)","title":"The association between long-term exposure to low-level PM2.5 and mortality in the state of Queensland, Australia: A modelling study with the difference-in-differences approach","title-short":"The association between long-term exposure to low-level PM2.5 and mortality in the state of Queensland, Australia","volume":"17","author":[{"family":"Yu","given":"Wenhua"},{"family":"Guo","given":"Yuming"},{"family":"Shi","given":"Liuhua"},{"family":"Li","given":"Shanshan"}],"editor":[{"family":"Kirrane","given":"Ellen"}],"issued":{"date-parts":[["2020",6,18]]}}}],"schema":"https://github.com/citation-style-language/schema/raw/master/csl-citation.json"} </w:instrText>
            </w:r>
            <w:r w:rsidRPr="008B3CEF">
              <w:rPr>
                <w:rFonts w:ascii="Calibri" w:hAnsi="Calibri" w:cs="Calibri"/>
                <w:color w:val="000000" w:themeColor="text1"/>
                <w:kern w:val="24"/>
                <w:sz w:val="18"/>
                <w:szCs w:val="18"/>
              </w:rPr>
              <w:fldChar w:fldCharType="separate"/>
            </w:r>
            <w:r w:rsidR="006150BF" w:rsidRPr="006150BF">
              <w:rPr>
                <w:rFonts w:ascii="Calibri" w:hAnsi="Calibri" w:cs="Calibri"/>
                <w:color w:val="000000"/>
                <w:sz w:val="18"/>
                <w:vertAlign w:val="superscript"/>
              </w:rPr>
              <w:t>40</w:t>
            </w:r>
            <w:r w:rsidRPr="008B3CEF">
              <w:rPr>
                <w:rFonts w:ascii="Calibri" w:hAnsi="Calibri" w:cs="Calibri"/>
                <w:color w:val="000000" w:themeColor="text1"/>
                <w:kern w:val="24"/>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EE88B6E"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PLOS Medicine</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A39F29F"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Population-weighted PM2.5 from 1km2 initial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5C1D9ABF"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AC mortality (217,510 total deaths)</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6C67B2F"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Postcode region (449 total) at the year level, 1990-2013</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770A632" w14:textId="77777777" w:rsidR="00425DB8" w:rsidRPr="008B3CEF" w:rsidRDefault="00425DB8" w:rsidP="00994290">
            <w:pPr>
              <w:rPr>
                <w:rFonts w:ascii="Calibri" w:hAnsi="Calibri" w:cs="Calibri"/>
                <w:b/>
                <w:bCs/>
                <w:color w:val="000000" w:themeColor="text1"/>
                <w:sz w:val="18"/>
                <w:szCs w:val="18"/>
              </w:rPr>
            </w:pPr>
            <w:r w:rsidRPr="008B3CEF">
              <w:rPr>
                <w:rFonts w:ascii="Calibri" w:hAnsi="Calibri" w:cs="Calibri"/>
                <w:b/>
                <w:bCs/>
                <w:color w:val="000000" w:themeColor="text1"/>
                <w:kern w:val="24"/>
                <w:sz w:val="18"/>
                <w:szCs w:val="18"/>
              </w:rPr>
              <w:t>Conditional Poisson regression (based on 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7A4AA32"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Postcode and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3223ECC"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 xml:space="preserve">Mean summer and winter temp, </w:t>
            </w:r>
            <w:proofErr w:type="spellStart"/>
            <w:r w:rsidRPr="008B3CEF">
              <w:rPr>
                <w:rFonts w:ascii="Calibri" w:eastAsiaTheme="minorEastAsia" w:hAnsi="Calibri" w:cs="Calibri"/>
                <w:color w:val="000000" w:themeColor="text1"/>
                <w:kern w:val="24"/>
                <w:sz w:val="18"/>
                <w:szCs w:val="18"/>
              </w:rPr>
              <w:t>sd</w:t>
            </w:r>
            <w:proofErr w:type="spellEnd"/>
            <w:r w:rsidRPr="008B3CEF">
              <w:rPr>
                <w:rFonts w:ascii="Calibri" w:eastAsiaTheme="minorEastAsia" w:hAnsi="Calibri" w:cs="Calibri"/>
                <w:color w:val="000000" w:themeColor="text1"/>
                <w:kern w:val="24"/>
                <w:sz w:val="18"/>
                <w:szCs w:val="18"/>
              </w:rPr>
              <w:t xml:space="preserve"> of summer and winter temp; economic development</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53CFCAAF"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2.02% (1.41, 2.63%) per 1µg/m3 annual PM2.5 increase</w:t>
            </w:r>
          </w:p>
        </w:tc>
      </w:tr>
      <w:tr w:rsidR="00425DB8" w:rsidRPr="00905A17" w14:paraId="37C9CEC0"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4E643F7" w14:textId="2D43D6BC" w:rsidR="00425DB8" w:rsidRPr="008B3CEF" w:rsidRDefault="00425DB8" w:rsidP="00994290">
            <w:pPr>
              <w:rPr>
                <w:rFonts w:ascii="Calibri" w:hAnsi="Calibri" w:cs="Calibri"/>
                <w:color w:val="000000" w:themeColor="text1"/>
                <w:sz w:val="18"/>
                <w:szCs w:val="18"/>
              </w:rPr>
            </w:pPr>
            <w:proofErr w:type="spellStart"/>
            <w:r w:rsidRPr="008B3CEF">
              <w:rPr>
                <w:rFonts w:ascii="Calibri" w:hAnsi="Calibri" w:cs="Calibri"/>
                <w:color w:val="000000" w:themeColor="text1"/>
                <w:kern w:val="24"/>
                <w:sz w:val="18"/>
                <w:szCs w:val="18"/>
              </w:rPr>
              <w:t>Leogrande</w:t>
            </w:r>
            <w:proofErr w:type="spellEnd"/>
            <w:r w:rsidRPr="008B3CEF">
              <w:rPr>
                <w:rFonts w:ascii="Calibri" w:hAnsi="Calibri" w:cs="Calibri"/>
                <w:color w:val="000000" w:themeColor="text1"/>
                <w:kern w:val="24"/>
                <w:sz w:val="18"/>
                <w:szCs w:val="18"/>
              </w:rPr>
              <w:t xml:space="preserve"> et al. 2019</w:t>
            </w:r>
            <w:r w:rsidRPr="008B3CEF">
              <w:rPr>
                <w:rFonts w:ascii="Calibri" w:hAnsi="Calibri" w:cs="Calibri"/>
                <w:color w:val="000000" w:themeColor="text1"/>
                <w:kern w:val="24"/>
                <w:sz w:val="18"/>
                <w:szCs w:val="18"/>
              </w:rPr>
              <w:fldChar w:fldCharType="begin"/>
            </w:r>
            <w:r w:rsidR="006150BF">
              <w:rPr>
                <w:rFonts w:ascii="Calibri" w:hAnsi="Calibri" w:cs="Calibri"/>
                <w:color w:val="000000" w:themeColor="text1"/>
                <w:kern w:val="24"/>
                <w:sz w:val="18"/>
                <w:szCs w:val="18"/>
              </w:rPr>
              <w:instrText xml:space="preserve"> ADDIN ZOTERO_ITEM CSL_CITATION {"citationID":"Vi7dPqBK","properties":{"formattedCitation":"\\super 41\\nosupersub{}","plainCitation":"41","noteIndex":0},"citationItems":[{"id":191,"uris":["http://zotero.org/users/local/5kaUw5tp/items/HXX5H8CB"],"itemData":{"id":191,"type":"article-journal","abstract":"Background: A large steel plant close to the urban area of Taranto (Italy) has been operating since the sixties. Several studies conducted in the past reported an excess of mortality and morbidity from various diseases at the town level, possibly due to air pollution from the plant. However, the relationship between air pollutants emitted from the industry and adverse health outcomes has been controversial. We applied a variant of the “differencein-differences” (DID) approach to examine the relationship between temporal changes in exposure to industrial PM10 from the plant and changes in cause-specific mortality rates at area unit level.\nMethods: We examined a dynamic cohort of all subjects (321,356 individuals) resident in the Taranto area in 1998–2010 and followed them up for mortality till 2014. In this work, we included only deaths occurring on 2008–2014. We observed a total of 15,303 natural deaths in the cohort and age-specific annual death rates were computed for each area unit (11 areas in total). PM10 and NO2 concentrations measured at air quality monitoring stations and the results of a dispersion model were used to estimate annual average population weighted exposures to PM10 of industrial origin for each year, area unit and age class. Changes in exposures and in mortality were analyzed using Poisson regression.\nResults: We estimated an increased risk in natural mortality (1.86%, 95% confidence interval [CI]: −0.06, 3.83%) per 1 μg/m3 annual change of industrial PM10, mainly driven by respiratory causes (8.74%, 95% CI: 1.50, 16.51%). The associations were statistically significant only in the elderly (65+ years).\nConclusions: The DID approach is intuitively simple and reduces confounding by design. Under the multiple assumptions of this approach, the study indicates an effect of industrial PM10 on natural mortality, especially in the elderly population.","container-title":"Environment International","DOI":"10.1016/j.envint.2019.105030","ISSN":"01604120","journalAbbreviation":"Environment International","language":"en","page":"105030","source":"DOI.org (Crossref)","title":"Industrial air pollution and mortality in the Taranto area, Southern Italy: A difference-in-differences approach","title-short":"Industrial air pollution and mortality in the Taranto area, Southern Italy","volume":"132","author":[{"family":"Leogrande","given":"Simona"},{"family":"Alessandrini","given":"Ester Rita"},{"family":"Stafoggia","given":"Massimo"},{"family":"Morabito","given":"Angela"},{"family":"Nocioni","given":"Alessandra"},{"family":"Ancona","given":"Carla"},{"family":"Bisceglia","given":"Lucia"},{"family":"Mataloni","given":"Francesca"},{"family":"Giua","given":"Roberto"},{"family":"Mincuzzi","given":"Antonia"},{"family":"Minerba","given":"Sante"},{"family":"Spagnolo","given":"Stefano"},{"family":"Pastore","given":"Tiziano"},{"family":"Tanzarella","given":"Annalisa"},{"family":"Assennato","given":"Giorgio"},{"family":"Forastiere","given":"Francesco"}],"issued":{"date-parts":[["2019",11]]}}}],"schema":"https://github.com/citation-style-language/schema/raw/master/csl-citation.json"} </w:instrText>
            </w:r>
            <w:r w:rsidRPr="008B3CEF">
              <w:rPr>
                <w:rFonts w:ascii="Calibri" w:hAnsi="Calibri" w:cs="Calibri"/>
                <w:color w:val="000000" w:themeColor="text1"/>
                <w:kern w:val="24"/>
                <w:sz w:val="18"/>
                <w:szCs w:val="18"/>
              </w:rPr>
              <w:fldChar w:fldCharType="separate"/>
            </w:r>
            <w:r w:rsidR="006150BF" w:rsidRPr="006150BF">
              <w:rPr>
                <w:rFonts w:ascii="Calibri" w:hAnsi="Calibri" w:cs="Calibri"/>
                <w:color w:val="000000"/>
                <w:sz w:val="18"/>
                <w:vertAlign w:val="superscript"/>
              </w:rPr>
              <w:t>41</w:t>
            </w:r>
            <w:r w:rsidRPr="008B3CEF">
              <w:rPr>
                <w:rFonts w:ascii="Calibri" w:hAnsi="Calibri" w:cs="Calibri"/>
                <w:color w:val="000000" w:themeColor="text1"/>
                <w:kern w:val="24"/>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0CA1B66"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Environmental International</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489C22A"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Population-weighted exposure to industrial PM10</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3EAA23F"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Mortality in 11 areas in Taranto (IT)</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2B5F19CA"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Cohort-level, n=262,375 individuals</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A6D181F" w14:textId="77777777" w:rsidR="00425DB8" w:rsidRPr="008B3CEF" w:rsidRDefault="00425DB8" w:rsidP="00994290">
            <w:pPr>
              <w:rPr>
                <w:rFonts w:ascii="Calibri" w:hAnsi="Calibri" w:cs="Calibri"/>
                <w:b/>
                <w:bCs/>
                <w:color w:val="000000" w:themeColor="text1"/>
                <w:sz w:val="18"/>
                <w:szCs w:val="18"/>
              </w:rPr>
            </w:pPr>
            <w:r w:rsidRPr="008B3CEF">
              <w:rPr>
                <w:rFonts w:ascii="Calibri" w:hAnsi="Calibri" w:cs="Calibri"/>
                <w:b/>
                <w:bCs/>
                <w:color w:val="000000" w:themeColor="text1"/>
                <w:kern w:val="24"/>
                <w:sz w:val="18"/>
                <w:szCs w:val="18"/>
              </w:rPr>
              <w:t xml:space="preserve">Conditional Poisson regression (based on </w:t>
            </w:r>
            <w:r w:rsidRPr="008B3CEF">
              <w:rPr>
                <w:rFonts w:ascii="Calibri" w:hAnsi="Calibri" w:cs="Calibri"/>
                <w:b/>
                <w:bCs/>
                <w:color w:val="000000" w:themeColor="text1"/>
                <w:kern w:val="24"/>
                <w:sz w:val="18"/>
                <w:szCs w:val="18"/>
              </w:rPr>
              <w:lastRenderedPageBreak/>
              <w:t>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464350E0"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lastRenderedPageBreak/>
              <w:t>Year, area, age group</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F8285B5"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D502C8B"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 xml:space="preserve">1.86% (-0.06, 3.83%) increase per 1µg/m3 </w:t>
            </w:r>
            <w:r w:rsidRPr="008B3CEF">
              <w:rPr>
                <w:rFonts w:ascii="Calibri" w:eastAsiaTheme="minorEastAsia" w:hAnsi="Calibri" w:cs="Calibri"/>
                <w:color w:val="000000" w:themeColor="text1"/>
                <w:kern w:val="24"/>
                <w:sz w:val="18"/>
                <w:szCs w:val="18"/>
              </w:rPr>
              <w:lastRenderedPageBreak/>
              <w:t>industrial PM10</w:t>
            </w:r>
          </w:p>
        </w:tc>
      </w:tr>
      <w:tr w:rsidR="00425DB8" w:rsidRPr="00905A17" w14:paraId="5E1166F0"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540D7823"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lastRenderedPageBreak/>
              <w:t>Yu et al. 2022</w:t>
            </w:r>
            <w:r w:rsidRPr="008B3CEF">
              <w:rPr>
                <w:rFonts w:ascii="Calibri" w:hAnsi="Calibri" w:cs="Calibri"/>
                <w:color w:val="000000" w:themeColor="text1"/>
                <w:kern w:val="24"/>
                <w:sz w:val="18"/>
                <w:szCs w:val="18"/>
              </w:rPr>
              <w:fldChar w:fldCharType="begin"/>
            </w:r>
            <w:r w:rsidRPr="008B3CEF">
              <w:rPr>
                <w:rFonts w:ascii="Calibri" w:hAnsi="Calibri" w:cs="Calibri"/>
                <w:color w:val="000000" w:themeColor="text1"/>
                <w:kern w:val="24"/>
                <w:sz w:val="18"/>
                <w:szCs w:val="18"/>
              </w:rPr>
              <w:instrText xml:space="preserve"> ADDIN ZOTERO_ITEM CSL_CITATION {"citationID":"LaXtN6Kg","properties":{"formattedCitation":"\\super 26\\nosupersub{}","plainCitation":"26","dontUpdate":true,"noteIndex":0},"citationItems":[{"id":225,"uris":["http://zotero.org/users/local/5kaUw5tp/items/YT38QEMT"],"itemData":{"id":225,"type":"article-journal","abstract":"Background: Long-term exposure to PM2.5 is proved to be linked with mortality. However, limited studies have estimated the PM2.5 related loss of life expectancy (LLE) and its changing trends. How much life expectancy would be improved if PM2.5 pollution is reduced to the new WHO air quality guideline (AQG) level is unclear.\nMethods: Data on deaths from all-causes, cancer, cardiovascular and respiratory diseases were collected from 5,565 Brazilian municipalities during 2010–2018. A difference-in-differences approach with quasi-Poisson regression was applied to examine the PM2.5-years of life lost (YLL) associations and PM2.5 associated LLE.\nResults: The annual PM2.5 concentration in each municipality from 2010 to 2018 was 7.7 µg/m3 in Brazil. Na­ tionally, with each 10 μg/m3 increase in five-year-average (current and previous four years) concentrations of PM2.5, the relative risks (RRs) were 1.18 (95% CI: 1.15–1.21) for YLL from all-causes, 1.22 (1.16–1.28) from cancer, 1.12 (1.08–1.17) from cardiovascular and 1.17 (1.10–1.25) from respiratory diseases. Life expectancy could be improved by 1.09 (95% CI: 0.92–1.25) years by limiting PM2.5 concentration to the national lowest level (2.9 µg/m3), specifically, 0.20 (0.15–0.24) years for cancer, 0.16 (0.11–0.22) years for cardiovascular and 0.09 (0.05–0.13) years for respiratory diseases, with significant disparities across regions and municipalities. Life expectancy would be improved by 0.78 (0.66–0.90) years by setting the new WHO AQG PM2.5 concentration level of 5 μg/m3 as an acceptable threshold.\nConclusions: Using nationwide death records in Brazil, we found that long-term exposure to PM2.5 was associated with reduced life expectancy from all-causes, cancer, cardiovascular and respiratory diseases with regional in­ equalities and different trends. PM2.5 pollution abatement to below the WHO AQG level would improve this loss of life expectancy in Brazil.","container-title":"Environment International","DOI":"10.1016/j.envint.2022.107350","ISSN":"01604120","journalAbbreviation":"Environment International","language":"en","page":"107350","source":"DOI.org (Crossref)","title":"Loss of life expectancy from PM2.5 in Brazil: A national study from 2010 to 2018","title-short":"Loss of life expectancy from PM2.5 in Brazil","volume":"166","author":[{"family":"Yu","given":"Pei"},{"family":"Xu","given":"Rongbin"},{"family":"Li","given":"Shanshan"},{"family":"Coelho","given":"Micheline S.Z.S."},{"family":"Saldiva","given":"Paulo H.N."},{"family":"Sim","given":"Malcolm R."},{"family":"Abramson","given":"Michael J."},{"family":"Guo","given":"Yuming"}],"issued":{"date-parts":[["2022",8]]}}}],"schema":"https://github.com/citation-style-language/schema/raw/master/csl-citation.json"} </w:instrText>
            </w:r>
            <w:r w:rsidRPr="008B3CEF">
              <w:rPr>
                <w:rFonts w:ascii="Calibri" w:hAnsi="Calibri" w:cs="Calibri"/>
                <w:color w:val="000000" w:themeColor="text1"/>
                <w:kern w:val="24"/>
                <w:sz w:val="18"/>
                <w:szCs w:val="18"/>
              </w:rPr>
              <w:fldChar w:fldCharType="separate"/>
            </w:r>
            <w:r w:rsidRPr="008B3CEF">
              <w:rPr>
                <w:rFonts w:ascii="Calibri" w:hAnsi="Calibri" w:cs="Calibri"/>
                <w:color w:val="000000"/>
                <w:sz w:val="18"/>
                <w:szCs w:val="18"/>
                <w:vertAlign w:val="superscript"/>
              </w:rPr>
              <w:t>27</w:t>
            </w:r>
            <w:r w:rsidRPr="008B3CEF">
              <w:rPr>
                <w:rFonts w:ascii="Calibri" w:hAnsi="Calibri" w:cs="Calibri"/>
                <w:color w:val="000000" w:themeColor="text1"/>
                <w:kern w:val="24"/>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23C6AF22"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Environmental International</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8396BB8"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Population-weighted PM2.5 from initial .05 degree^2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DE62671"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Loss of life expectancy</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15DAA86"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Municipalities in Brazil (5,565 total) at the year level, 2010-2018</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16398B0"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Conditional Poisson regression (based on Yu et al. 2020)</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4E5991E"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Municipality,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472FCD12"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mean summer and winter temps, and their SDs; GDP per capita</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FDAF5B9"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RR=1.18 (1.15, 1.21) for all-mortality for each 10µg/m3 increase in annual PM2.5</w:t>
            </w:r>
          </w:p>
        </w:tc>
      </w:tr>
      <w:tr w:rsidR="00425DB8" w:rsidRPr="00905A17" w14:paraId="6DC3F9EE"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5CA6EFE2" w14:textId="444742D2"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Han et al. 2021</w:t>
            </w:r>
            <w:r w:rsidRPr="008B3CEF">
              <w:rPr>
                <w:rFonts w:ascii="Calibri" w:hAnsi="Calibri" w:cs="Calibri"/>
                <w:color w:val="000000" w:themeColor="text1"/>
                <w:kern w:val="24"/>
                <w:sz w:val="18"/>
                <w:szCs w:val="18"/>
              </w:rPr>
              <w:fldChar w:fldCharType="begin"/>
            </w:r>
            <w:r w:rsidRPr="008B3CEF">
              <w:rPr>
                <w:rFonts w:ascii="Calibri" w:hAnsi="Calibri" w:cs="Calibri"/>
                <w:color w:val="000000" w:themeColor="text1"/>
                <w:kern w:val="24"/>
                <w:sz w:val="18"/>
                <w:szCs w:val="18"/>
              </w:rPr>
              <w:instrText xml:space="preserve"> ADDIN ZOTERO_ITEM CSL_CITATION {"citationID":"ctyDILAE","properties":{"formattedCitation":"\\super 27\\nosupersub{}","plainCitation":"27","dontUpdate":true,"noteIndex":0},"citationItems":[{"id":179,"uris":["http://zotero.org/users/local/5kaUw5tp/items/4IHC8HLC"],"itemData":{"id":179,"type":"article-journal","abstract":"Background: Although the association between long-term exposure to PM2.5 and mortality has been evaluated intensively, little is known about the socioeconomic disparity in the association.\nMethods: We collected data on annual all-cause mortality, PM2.5 concentration, socioeconomic and demographic characteristics of 2640 counties from the two most recent Chinese censuses in 2000 and 2010. We applied the difference-in-differences (DID) method to estimate PM2.5-mortality association for counties at different quartiles of literacy rate, college rate, urbanization rate and GDP per capita, respectively.\nResults: Overall, every 10 µg/m3 increase in annual average PM2.5 was associated with 3.8% (95% confidence interval [CI]: 3.0–5.0) increase of all-cause mortality. The stratified analysis suggested higher health impact of exposure in counties with lower socioeconomic status. For counties of the lowest quartile (Q1) of literacy rate, college rate, urbanization rate and GDP per capita, the effect estimates were 6.0% (95% CI: 4.2–7.7), 4.4% (95% CI: 2.8–6.0), 3.5% (95% CI: 2.0–5.1) and 4.9% (95% CI: 2.7–7.1), respectively. There was strong evidence for elevated risk in mortality associated with PM2.5 of all socioeconomic factors in the lowest quartile (Q1) compared with the highest quartile counties (Q4) (p-value for difference &lt; 0.05).\nConclusions: There was socioeconomic disparity in the PM2.5-mortality association in China. Dwellers living in less developed counties are more vulnerable to long-term exposure to ambient PM2.5 than those living in developed counties.","container-title":"Environment International","DOI":"10.1016/j.envint.2020.106241","ISSN":"01604120","journalAbbreviation":"Environment International","language":"en","page":"106241","source":"DOI.org (Crossref)","title":"Socioeconomic disparity in the association between long-term exposure to PM2.5 and mortality in 2640 Chinese counties","volume":"146","author":[{"family":"Han","given":"Chunlei"},{"family":"Xu","given":"Rongbin"},{"family":"Gao","given":"Caroline X."},{"family":"Yu","given":"Wenhua"},{"family":"Zhang","given":"Yajuan"},{"family":"Han","given":"Kun"},{"family":"Yu","given":"Pei"},{"family":"Guo","given":"Yuming"},{"family":"Li","given":"Shanshan"}],"issued":{"date-parts":[["2021",1]]}}}],"schema":"https://github.com/citation-style-language/schema/raw/master/csl-citation.json"} </w:instrText>
            </w:r>
            <w:r w:rsidRPr="008B3CEF">
              <w:rPr>
                <w:rFonts w:ascii="Calibri" w:hAnsi="Calibri" w:cs="Calibri"/>
                <w:color w:val="000000" w:themeColor="text1"/>
                <w:kern w:val="24"/>
                <w:sz w:val="18"/>
                <w:szCs w:val="18"/>
              </w:rPr>
              <w:fldChar w:fldCharType="separate"/>
            </w:r>
            <w:r w:rsidR="00751A8E" w:rsidRPr="008B3CEF">
              <w:rPr>
                <w:rFonts w:ascii="Calibri" w:hAnsi="Calibri" w:cs="Calibri"/>
                <w:color w:val="000000"/>
                <w:sz w:val="18"/>
                <w:szCs w:val="18"/>
                <w:vertAlign w:val="superscript"/>
              </w:rPr>
              <w:t>36</w:t>
            </w:r>
            <w:r w:rsidRPr="008B3CEF">
              <w:rPr>
                <w:rFonts w:ascii="Calibri" w:hAnsi="Calibri" w:cs="Calibri"/>
                <w:color w:val="000000" w:themeColor="text1"/>
                <w:kern w:val="24"/>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B4DA41F"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Environmental International</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C9DE5C5"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Population-weighted PM2.5 from 11km2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0848C5D"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AC mortality</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48097E70"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2,869 counties in China, data from 2000 and 2010 censuses</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2F446070" w14:textId="77777777" w:rsidR="00425DB8" w:rsidRPr="008B3CEF" w:rsidRDefault="00425DB8" w:rsidP="00994290">
            <w:pPr>
              <w:rPr>
                <w:rFonts w:ascii="Calibri" w:hAnsi="Calibri" w:cs="Calibri"/>
                <w:b/>
                <w:bCs/>
                <w:color w:val="000000" w:themeColor="text1"/>
                <w:sz w:val="18"/>
                <w:szCs w:val="18"/>
              </w:rPr>
            </w:pPr>
            <w:r w:rsidRPr="008B3CEF">
              <w:rPr>
                <w:rFonts w:ascii="Calibri" w:hAnsi="Calibri" w:cs="Calibri"/>
                <w:b/>
                <w:bCs/>
                <w:color w:val="000000" w:themeColor="text1"/>
                <w:kern w:val="24"/>
                <w:sz w:val="18"/>
                <w:szCs w:val="18"/>
              </w:rPr>
              <w:t>Conditional Poisson regression (based on 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D3462AE"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Municipality,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DBA9DAF"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mean summer and winter temps, and their SDs (population weighted)</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4B3FE86A"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3.8% (3.0-5.0) increase in ACM per 10µg/m3 annual PM2.5 increase</w:t>
            </w:r>
          </w:p>
        </w:tc>
      </w:tr>
      <w:tr w:rsidR="00425DB8" w:rsidRPr="00905A17" w14:paraId="5C4C6496"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2580DFC" w14:textId="4929840D" w:rsidR="00425DB8" w:rsidRPr="008B3CEF" w:rsidRDefault="00425DB8" w:rsidP="00994290">
            <w:pPr>
              <w:rPr>
                <w:rFonts w:ascii="Calibri" w:hAnsi="Calibri" w:cs="Calibri"/>
                <w:color w:val="000000" w:themeColor="text1"/>
                <w:kern w:val="24"/>
                <w:sz w:val="18"/>
                <w:szCs w:val="18"/>
              </w:rPr>
            </w:pPr>
            <w:proofErr w:type="spellStart"/>
            <w:r w:rsidRPr="008B3CEF">
              <w:rPr>
                <w:rFonts w:ascii="Calibri" w:hAnsi="Calibri" w:cs="Calibri"/>
                <w:color w:val="000000" w:themeColor="text1"/>
                <w:kern w:val="24"/>
                <w:sz w:val="18"/>
                <w:szCs w:val="18"/>
              </w:rPr>
              <w:t>Nyadanu</w:t>
            </w:r>
            <w:proofErr w:type="spellEnd"/>
            <w:r w:rsidRPr="008B3CEF">
              <w:rPr>
                <w:rFonts w:ascii="Calibri" w:hAnsi="Calibri" w:cs="Calibri"/>
                <w:color w:val="000000" w:themeColor="text1"/>
                <w:kern w:val="24"/>
                <w:sz w:val="18"/>
                <w:szCs w:val="18"/>
              </w:rPr>
              <w:t xml:space="preserve"> et al. 2022</w:t>
            </w:r>
            <w:r w:rsidRPr="008B3CEF">
              <w:rPr>
                <w:rFonts w:ascii="Calibri" w:hAnsi="Calibri" w:cs="Calibri"/>
                <w:color w:val="000000" w:themeColor="text1"/>
                <w:kern w:val="24"/>
                <w:sz w:val="18"/>
                <w:szCs w:val="18"/>
              </w:rPr>
              <w:fldChar w:fldCharType="begin"/>
            </w:r>
            <w:r w:rsidR="006150BF">
              <w:rPr>
                <w:rFonts w:ascii="Calibri" w:hAnsi="Calibri" w:cs="Calibri"/>
                <w:color w:val="000000" w:themeColor="text1"/>
                <w:kern w:val="24"/>
                <w:sz w:val="18"/>
                <w:szCs w:val="18"/>
              </w:rPr>
              <w:instrText xml:space="preserve"> ADDIN ZOTERO_ITEM CSL_CITATION {"citationID":"ZOHRtuY5","properties":{"formattedCitation":"\\super 44\\nosupersub{}","plainCitation":"44","noteIndex":0},"citationItems":[{"id":200,"uris":["http://zotero.org/users/local/5kaUw5tp/items/2P9XZXHN"],"itemData":{"id":200,"type":"article-journal","abstract":"Sub-Saharan African countries, including Ghana, are known hotspots for fine particulate matter air pollution (PM2.5) and stillbirths but lacked epidemiologic evidence. We investigated the association between PM2.5 and stillbirth in Ghana. District-level stillbirth data were obtained from the Ghana Health Service for all 260 local districts from 2012 to 2019 for a total of 5,229,338 births, including 81,611 stillbirths. Spatiotemporal datasets, including satellite-derived PM2.5, temperature, population density, and gross domestic product were linked with the birth data. We applied a variant difference-in-differences design with conditional quasi-Poisson regression to estimate the risk of stillbirth associated with annual PM2.5 concentrations. We adjusted for relevant environ­ mental and sociodemographic factors and performed subgroup analyses by population density and household air pollution. The average district-level annual stillbirth incidence was 29 (standard deviation = 55) per 1000 births. The annual average PM2.5 concentration was 59.97 μg/m3 (standard deviation = 9.75). Every 10 μg/m3 incre­ ment in annual average PM2.5 was associated with a 3% risk of stillbirth (RR); 1.03 (95% CI: 0.97, 1.09) for allsource PM2.5 and 2% risk each for anthropogenic (RR = 1.02, 95% CI: 0.96, 1.07) and natural (RR = 1.02, 95% CI: 0.94, 1.11) sources. The association was higher for moderate or high subgroup, relative to low subgroup and higher in natural than anthropogenic sources of PM2.5 exposures. Thus, there was some evidence for an adverse association between PM2.5 exposure and stillbirth but estimates were less precise. Given that the district-level variation may be underpowered, stronger risk is expected in future high-quality individual-level longitudinal cohort studies in Ghana.","container-title":"Atmospheric Pollution Research","DOI":"10.1016/j.apr.2022.101471","ISSN":"13091042","issue":"7","journalAbbreviation":"Atmospheric Pollution Research","language":"en","page":"101471","source":"DOI.org (Crossref)","title":"Ambient particulate matter air pollution and stillbirth in Ghana: A difference-in-differences approach","title-short":"Ambient particulate matter air pollution and stillbirth in Ghana","volume":"13","author":[{"family":"Nyadanu","given":"Sylvester Dodzi"},{"family":"Tessema","given":"Gizachew Assefa"},{"family":"Mullins","given":"Ben"},{"family":"Kumi-Boateng","given":"Bernard"},{"family":"Ofosu","given":"Anthony Adofo"},{"family":"Pereira","given":"Gavin"}],"issued":{"date-parts":[["2022",7]]}}}],"schema":"https://github.com/citation-style-language/schema/raw/master/csl-citation.json"} </w:instrText>
            </w:r>
            <w:r w:rsidRPr="008B3CEF">
              <w:rPr>
                <w:rFonts w:ascii="Calibri" w:hAnsi="Calibri" w:cs="Calibri"/>
                <w:color w:val="000000" w:themeColor="text1"/>
                <w:kern w:val="24"/>
                <w:sz w:val="18"/>
                <w:szCs w:val="18"/>
              </w:rPr>
              <w:fldChar w:fldCharType="separate"/>
            </w:r>
            <w:r w:rsidR="006150BF" w:rsidRPr="006150BF">
              <w:rPr>
                <w:rFonts w:ascii="Calibri" w:hAnsi="Calibri" w:cs="Calibri"/>
                <w:color w:val="000000"/>
                <w:sz w:val="18"/>
                <w:vertAlign w:val="superscript"/>
              </w:rPr>
              <w:t>44</w:t>
            </w:r>
            <w:r w:rsidRPr="008B3CEF">
              <w:rPr>
                <w:rFonts w:ascii="Calibri" w:hAnsi="Calibri" w:cs="Calibri"/>
                <w:color w:val="000000" w:themeColor="text1"/>
                <w:kern w:val="24"/>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571D2D06" w14:textId="77777777" w:rsidR="00425DB8" w:rsidRPr="008B3CEF" w:rsidRDefault="00425DB8" w:rsidP="00994290">
            <w:pPr>
              <w:rPr>
                <w:rFonts w:ascii="Calibri" w:hAnsi="Calibri" w:cs="Calibri"/>
                <w:color w:val="000000" w:themeColor="text1"/>
                <w:kern w:val="24"/>
                <w:sz w:val="18"/>
                <w:szCs w:val="18"/>
              </w:rPr>
            </w:pPr>
            <w:r w:rsidRPr="008B3CEF">
              <w:rPr>
                <w:rFonts w:ascii="Calibri" w:hAnsi="Calibri" w:cs="Calibri"/>
                <w:color w:val="000000" w:themeColor="text1"/>
                <w:kern w:val="24"/>
                <w:sz w:val="18"/>
                <w:szCs w:val="18"/>
              </w:rPr>
              <w:t>Atmospheric Pollution Research</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5552D07" w14:textId="77777777" w:rsidR="00425DB8" w:rsidRPr="008B3CEF" w:rsidRDefault="00425DB8" w:rsidP="00994290">
            <w:pPr>
              <w:rPr>
                <w:rFonts w:ascii="Calibri" w:hAnsi="Calibri" w:cs="Calibri"/>
                <w:color w:val="000000" w:themeColor="text1"/>
                <w:kern w:val="24"/>
                <w:sz w:val="18"/>
                <w:szCs w:val="18"/>
              </w:rPr>
            </w:pPr>
            <w:r w:rsidRPr="008B3CEF">
              <w:rPr>
                <w:rFonts w:ascii="Calibri" w:hAnsi="Calibri" w:cs="Calibri"/>
                <w:color w:val="000000" w:themeColor="text1"/>
                <w:kern w:val="24"/>
                <w:sz w:val="18"/>
                <w:szCs w:val="18"/>
              </w:rPr>
              <w:t>Zonal statistics aggregation from .01 degree2 initial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FAD23F4" w14:textId="77777777" w:rsidR="00425DB8" w:rsidRPr="008B3CEF" w:rsidRDefault="00425DB8" w:rsidP="00994290">
            <w:pPr>
              <w:rPr>
                <w:rFonts w:ascii="Calibri" w:hAnsi="Calibri" w:cs="Calibri"/>
                <w:color w:val="000000" w:themeColor="text1"/>
                <w:kern w:val="24"/>
                <w:sz w:val="18"/>
                <w:szCs w:val="18"/>
              </w:rPr>
            </w:pPr>
            <w:r w:rsidRPr="008B3CEF">
              <w:rPr>
                <w:rFonts w:ascii="Calibri" w:hAnsi="Calibri" w:cs="Calibri"/>
                <w:color w:val="000000" w:themeColor="text1"/>
                <w:kern w:val="24"/>
                <w:sz w:val="18"/>
                <w:szCs w:val="18"/>
              </w:rPr>
              <w:t>Stillbirths (81,611 stillbirths out of 5,229,338 total births)</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049539C" w14:textId="77777777" w:rsidR="00425DB8" w:rsidRPr="008B3CEF" w:rsidRDefault="00425DB8" w:rsidP="00994290">
            <w:pPr>
              <w:rPr>
                <w:rFonts w:ascii="Calibri" w:hAnsi="Calibri" w:cs="Calibri"/>
                <w:color w:val="000000" w:themeColor="text1"/>
                <w:kern w:val="24"/>
                <w:sz w:val="18"/>
                <w:szCs w:val="18"/>
              </w:rPr>
            </w:pPr>
            <w:r w:rsidRPr="008B3CEF">
              <w:rPr>
                <w:rFonts w:ascii="Calibri" w:hAnsi="Calibri" w:cs="Calibri"/>
                <w:color w:val="000000" w:themeColor="text1"/>
                <w:kern w:val="24"/>
                <w:sz w:val="18"/>
                <w:szCs w:val="18"/>
              </w:rPr>
              <w:t>District level (260 districts in Ghana) at the year level, 2012-2019</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81946D7" w14:textId="77777777" w:rsidR="00425DB8" w:rsidRPr="008B3CEF" w:rsidRDefault="00425DB8" w:rsidP="00994290">
            <w:pPr>
              <w:rPr>
                <w:rFonts w:ascii="Calibri" w:hAnsi="Calibri" w:cs="Calibri"/>
                <w:b/>
                <w:bCs/>
                <w:color w:val="000000" w:themeColor="text1"/>
                <w:kern w:val="24"/>
                <w:sz w:val="18"/>
                <w:szCs w:val="18"/>
              </w:rPr>
            </w:pPr>
            <w:r w:rsidRPr="008B3CEF">
              <w:rPr>
                <w:rFonts w:ascii="Calibri" w:hAnsi="Calibri" w:cs="Calibri"/>
                <w:b/>
                <w:bCs/>
                <w:color w:val="000000" w:themeColor="text1"/>
                <w:kern w:val="24"/>
                <w:sz w:val="18"/>
                <w:szCs w:val="18"/>
              </w:rPr>
              <w:t>Conditional Poisson regression (based on 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4CBF5E4D" w14:textId="77777777" w:rsidR="00425DB8" w:rsidRPr="008B3CEF" w:rsidRDefault="00425DB8" w:rsidP="00994290">
            <w:pPr>
              <w:rPr>
                <w:rFonts w:ascii="Calibri" w:hAnsi="Calibri" w:cs="Calibri"/>
                <w:color w:val="000000" w:themeColor="text1"/>
                <w:kern w:val="24"/>
                <w:sz w:val="18"/>
                <w:szCs w:val="18"/>
              </w:rPr>
            </w:pPr>
            <w:r w:rsidRPr="008B3CEF">
              <w:rPr>
                <w:rFonts w:ascii="Calibri" w:hAnsi="Calibri" w:cs="Calibri"/>
                <w:color w:val="000000" w:themeColor="text1"/>
                <w:kern w:val="24"/>
                <w:sz w:val="18"/>
                <w:szCs w:val="18"/>
              </w:rPr>
              <w:t>District and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49192A7" w14:textId="77777777" w:rsidR="00425DB8" w:rsidRPr="008B3CEF" w:rsidRDefault="00425DB8" w:rsidP="00994290">
            <w:pPr>
              <w:rPr>
                <w:rFonts w:ascii="Calibri" w:eastAsiaTheme="minorEastAsia" w:hAnsi="Calibri" w:cs="Calibri"/>
                <w:color w:val="000000" w:themeColor="text1"/>
                <w:kern w:val="24"/>
                <w:sz w:val="18"/>
                <w:szCs w:val="18"/>
              </w:rPr>
            </w:pPr>
            <w:r w:rsidRPr="008B3CEF">
              <w:rPr>
                <w:rFonts w:eastAsiaTheme="minorEastAsia" w:hAnsi="Calibri"/>
                <w:color w:val="000000" w:themeColor="text1"/>
                <w:kern w:val="24"/>
                <w:sz w:val="18"/>
                <w:szCs w:val="18"/>
              </w:rPr>
              <w:t>Temperature (same aggregation as PM2.</w:t>
            </w:r>
            <w:proofErr w:type="gramStart"/>
            <w:r w:rsidRPr="008B3CEF">
              <w:rPr>
                <w:rFonts w:eastAsiaTheme="minorEastAsia" w:hAnsi="Calibri"/>
                <w:color w:val="000000" w:themeColor="text1"/>
                <w:kern w:val="24"/>
                <w:sz w:val="18"/>
                <w:szCs w:val="18"/>
              </w:rPr>
              <w:t>5)--</w:t>
            </w:r>
            <w:proofErr w:type="gramEnd"/>
            <w:r w:rsidRPr="008B3CEF">
              <w:rPr>
                <w:rFonts w:eastAsiaTheme="minorEastAsia" w:hAnsi="Calibri"/>
                <w:color w:val="000000" w:themeColor="text1"/>
                <w:kern w:val="24"/>
                <w:sz w:val="18"/>
                <w:szCs w:val="18"/>
              </w:rPr>
              <w:t>season-specific mean and SD values</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FB3F2F9" w14:textId="77777777" w:rsidR="00425DB8" w:rsidRPr="008B3CEF" w:rsidRDefault="00425DB8" w:rsidP="00994290">
            <w:pPr>
              <w:rPr>
                <w:rFonts w:ascii="Calibri" w:eastAsiaTheme="minorEastAsia" w:hAnsi="Calibri" w:cs="Calibri"/>
                <w:color w:val="000000" w:themeColor="text1"/>
                <w:kern w:val="24"/>
                <w:sz w:val="18"/>
                <w:szCs w:val="18"/>
              </w:rPr>
            </w:pPr>
            <w:r w:rsidRPr="008B3CEF">
              <w:rPr>
                <w:rFonts w:ascii="Calibri" w:eastAsiaTheme="minorEastAsia" w:hAnsi="Calibri" w:cs="Calibri"/>
                <w:color w:val="000000" w:themeColor="text1"/>
                <w:kern w:val="24"/>
                <w:sz w:val="18"/>
                <w:szCs w:val="18"/>
              </w:rPr>
              <w:t>RR = 1.03 (.97, 1.09) per 10µg/m3 annual avg all-source PM2.5</w:t>
            </w:r>
          </w:p>
          <w:p w14:paraId="757D2048" w14:textId="77777777" w:rsidR="00425DB8" w:rsidRPr="008B3CEF" w:rsidRDefault="00425DB8" w:rsidP="00994290">
            <w:pPr>
              <w:rPr>
                <w:rFonts w:ascii="Calibri" w:eastAsiaTheme="minorEastAsia" w:hAnsi="Calibri" w:cs="Calibri"/>
                <w:color w:val="000000" w:themeColor="text1"/>
                <w:kern w:val="24"/>
                <w:sz w:val="18"/>
                <w:szCs w:val="18"/>
              </w:rPr>
            </w:pPr>
          </w:p>
        </w:tc>
      </w:tr>
    </w:tbl>
    <w:p w14:paraId="4BE2BF98" w14:textId="77777777" w:rsidR="00815537" w:rsidRPr="00905A17" w:rsidRDefault="00815537">
      <w:pPr>
        <w:rPr>
          <w:sz w:val="22"/>
          <w:szCs w:val="22"/>
        </w:rPr>
      </w:pPr>
    </w:p>
    <w:p w14:paraId="32681D10" w14:textId="2DC55BBC" w:rsidR="00C938CC" w:rsidRPr="00905A17" w:rsidRDefault="00C938CC">
      <w:pPr>
        <w:rPr>
          <w:sz w:val="22"/>
          <w:szCs w:val="22"/>
        </w:rPr>
      </w:pPr>
    </w:p>
    <w:p w14:paraId="725BE3D5" w14:textId="6CF805C9" w:rsidR="002A7E67" w:rsidRPr="00905A17" w:rsidRDefault="00B90F23">
      <w:pPr>
        <w:rPr>
          <w:sz w:val="22"/>
          <w:szCs w:val="22"/>
        </w:rPr>
      </w:pPr>
      <w:r w:rsidRPr="00905A17">
        <w:rPr>
          <w:sz w:val="22"/>
          <w:szCs w:val="22"/>
        </w:rPr>
        <w:br w:type="page"/>
      </w:r>
      <w:r w:rsidR="002A7E67" w:rsidRPr="00905A17">
        <w:rPr>
          <w:noProof/>
          <w:sz w:val="22"/>
          <w:szCs w:val="22"/>
        </w:rPr>
        <w:lastRenderedPageBreak/>
        <mc:AlternateContent>
          <mc:Choice Requires="wps">
            <w:drawing>
              <wp:anchor distT="0" distB="0" distL="114300" distR="114300" simplePos="0" relativeHeight="251659264" behindDoc="1" locked="0" layoutInCell="1" allowOverlap="1" wp14:anchorId="27C0FB40" wp14:editId="48C5CCC6">
                <wp:simplePos x="0" y="0"/>
                <wp:positionH relativeFrom="column">
                  <wp:posOffset>-370205</wp:posOffset>
                </wp:positionH>
                <wp:positionV relativeFrom="paragraph">
                  <wp:posOffset>6527800</wp:posOffset>
                </wp:positionV>
                <wp:extent cx="6906895" cy="941705"/>
                <wp:effectExtent l="0" t="0" r="1905" b="0"/>
                <wp:wrapNone/>
                <wp:docPr id="1301791313" name="Text Box 1"/>
                <wp:cNvGraphicFramePr/>
                <a:graphic xmlns:a="http://schemas.openxmlformats.org/drawingml/2006/main">
                  <a:graphicData uri="http://schemas.microsoft.com/office/word/2010/wordprocessingShape">
                    <wps:wsp>
                      <wps:cNvSpPr txBox="1"/>
                      <wps:spPr>
                        <a:xfrm>
                          <a:off x="0" y="0"/>
                          <a:ext cx="6906895" cy="941705"/>
                        </a:xfrm>
                        <a:prstGeom prst="rect">
                          <a:avLst/>
                        </a:prstGeom>
                        <a:solidFill>
                          <a:prstClr val="white"/>
                        </a:solidFill>
                        <a:ln>
                          <a:noFill/>
                        </a:ln>
                      </wps:spPr>
                      <wps:txbx>
                        <w:txbxContent>
                          <w:p w14:paraId="32DDEB36" w14:textId="6E04AA10" w:rsidR="002A7E67" w:rsidRPr="004E4C62" w:rsidRDefault="002A7E67" w:rsidP="002A7E67">
                            <w:pPr>
                              <w:pStyle w:val="Caption"/>
                              <w:rPr>
                                <w:i w:val="0"/>
                                <w:iCs w:val="0"/>
                                <w:noProof/>
                              </w:rPr>
                            </w:pPr>
                            <w:r w:rsidRPr="00E61EF1">
                              <w:rPr>
                                <w:b/>
                                <w:bCs/>
                                <w:i w:val="0"/>
                                <w:iCs w:val="0"/>
                              </w:rPr>
                              <w:t xml:space="preserve">Figure </w:t>
                            </w:r>
                            <w:r w:rsidRPr="00E61EF1">
                              <w:rPr>
                                <w:b/>
                                <w:bCs/>
                                <w:i w:val="0"/>
                                <w:iCs w:val="0"/>
                              </w:rPr>
                              <w:fldChar w:fldCharType="begin"/>
                            </w:r>
                            <w:r w:rsidRPr="00E61EF1">
                              <w:rPr>
                                <w:b/>
                                <w:bCs/>
                                <w:i w:val="0"/>
                                <w:iCs w:val="0"/>
                              </w:rPr>
                              <w:instrText xml:space="preserve"> SEQ Figure \* ARABIC </w:instrText>
                            </w:r>
                            <w:r w:rsidRPr="00E61EF1">
                              <w:rPr>
                                <w:b/>
                                <w:bCs/>
                                <w:i w:val="0"/>
                                <w:iCs w:val="0"/>
                              </w:rPr>
                              <w:fldChar w:fldCharType="separate"/>
                            </w:r>
                            <w:r w:rsidR="000966D6">
                              <w:rPr>
                                <w:b/>
                                <w:bCs/>
                                <w:i w:val="0"/>
                                <w:iCs w:val="0"/>
                                <w:noProof/>
                              </w:rPr>
                              <w:t>1</w:t>
                            </w:r>
                            <w:r w:rsidRPr="00E61EF1">
                              <w:rPr>
                                <w:b/>
                                <w:bCs/>
                                <w:i w:val="0"/>
                                <w:iCs w:val="0"/>
                              </w:rPr>
                              <w:fldChar w:fldCharType="end"/>
                            </w:r>
                            <w:r w:rsidRPr="00E61EF1">
                              <w:rPr>
                                <w:b/>
                                <w:bCs/>
                                <w:i w:val="0"/>
                                <w:iCs w:val="0"/>
                              </w:rPr>
                              <w:t>: Spatiotemporal variation in wildfire smoke PM2.5 and mortality.</w:t>
                            </w:r>
                            <w:r w:rsidRPr="00E61EF1">
                              <w:rPr>
                                <w:i w:val="0"/>
                                <w:iCs w:val="0"/>
                              </w:rPr>
                              <w:t xml:space="preserve"> </w:t>
                            </w:r>
                            <w:r>
                              <w:rPr>
                                <w:b/>
                                <w:bCs/>
                                <w:i w:val="0"/>
                                <w:iCs w:val="0"/>
                              </w:rPr>
                              <w:t xml:space="preserve">a) </w:t>
                            </w:r>
                            <w:r>
                              <w:rPr>
                                <w:i w:val="0"/>
                                <w:iCs w:val="0"/>
                              </w:rPr>
                              <w:t xml:space="preserve">Spatial variation in monthly wildfire smoke PM2.5 over 0.5 µm/m3 at the county level, January 2006 – February 2020. </w:t>
                            </w:r>
                            <w:r>
                              <w:rPr>
                                <w:b/>
                                <w:bCs/>
                                <w:i w:val="0"/>
                                <w:iCs w:val="0"/>
                              </w:rPr>
                              <w:t>b)</w:t>
                            </w:r>
                            <w:r>
                              <w:rPr>
                                <w:i w:val="0"/>
                                <w:iCs w:val="0"/>
                              </w:rPr>
                              <w:t xml:space="preserve"> Temporal variation in mean monthly wildfire smoke PM2.5 over the same time period as </w:t>
                            </w:r>
                            <w:r>
                              <w:rPr>
                                <w:b/>
                                <w:bCs/>
                                <w:i w:val="0"/>
                                <w:iCs w:val="0"/>
                              </w:rPr>
                              <w:t>a.</w:t>
                            </w:r>
                            <w:r>
                              <w:rPr>
                                <w:i w:val="0"/>
                                <w:iCs w:val="0"/>
                              </w:rPr>
                              <w:t xml:space="preserve"> Spikes tend to occur during the spring and summer months. </w:t>
                            </w:r>
                            <w:r>
                              <w:rPr>
                                <w:b/>
                                <w:bCs/>
                                <w:i w:val="0"/>
                                <w:iCs w:val="0"/>
                              </w:rPr>
                              <w:t>c)</w:t>
                            </w:r>
                            <w:r>
                              <w:rPr>
                                <w:i w:val="0"/>
                                <w:iCs w:val="0"/>
                              </w:rPr>
                              <w:t xml:space="preserve"> Spatial variation in monthly age-adjusted mortality rate per 100,000 at the county level, January 2006-February 2020. </w:t>
                            </w:r>
                            <w:r>
                              <w:rPr>
                                <w:b/>
                                <w:bCs/>
                                <w:i w:val="0"/>
                                <w:iCs w:val="0"/>
                              </w:rPr>
                              <w:t>d)</w:t>
                            </w:r>
                            <w:r>
                              <w:rPr>
                                <w:i w:val="0"/>
                                <w:iCs w:val="0"/>
                              </w:rPr>
                              <w:t xml:space="preserve"> Temporal variation in monthly age-adjusted mortality rate per 100,000. Spikes tend to occur during the fall and winter months. </w:t>
                            </w:r>
                            <w:r>
                              <w:rPr>
                                <w:b/>
                                <w:bCs/>
                                <w:i w:val="0"/>
                                <w:iCs w:val="0"/>
                              </w:rPr>
                              <w:t>e)</w:t>
                            </w:r>
                            <w:r>
                              <w:rPr>
                                <w:i w:val="0"/>
                                <w:iCs w:val="0"/>
                              </w:rPr>
                              <w:t xml:space="preserve"> Distribution of monthly wildfire smoke PM2.5 values at the county level. A log scale is used for the y axis because the vast majority of county-months experience near-zero levels of smoke PM2.5.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C0FB40" id="_x0000_t202" coordsize="21600,21600" o:spt="202" path="m,l,21600r21600,l21600,xe">
                <v:stroke joinstyle="miter"/>
                <v:path gradientshapeok="t" o:connecttype="rect"/>
              </v:shapetype>
              <v:shape id="Text Box 1" o:spid="_x0000_s1026" type="#_x0000_t202" style="position:absolute;margin-left:-29.15pt;margin-top:514pt;width:543.85pt;height:74.1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" stroked="f">
                <v:textbox inset="0,0,0,0">
                  <w:txbxContent>
                    <w:p w14:paraId="32DDEB36" w14:textId="6E04AA10" w:rsidR="002A7E67" w:rsidRPr="004E4C62" w:rsidRDefault="002A7E67" w:rsidP="002A7E67">
                      <w:pPr>
                        <w:pStyle w:val="Caption"/>
                        <w:rPr>
                          <w:i w:val="0"/>
                          <w:iCs w:val="0"/>
                          <w:noProof/>
                        </w:rPr>
                      </w:pPr>
                      <w:r w:rsidRPr="00E61EF1">
                        <w:rPr>
                          <w:b/>
                          <w:bCs/>
                          <w:i w:val="0"/>
                          <w:iCs w:val="0"/>
                        </w:rPr>
                        <w:t xml:space="preserve">Figure </w:t>
                      </w:r>
                      <w:r w:rsidRPr="00E61EF1">
                        <w:rPr>
                          <w:b/>
                          <w:bCs/>
                          <w:i w:val="0"/>
                          <w:iCs w:val="0"/>
                        </w:rPr>
                        <w:fldChar w:fldCharType="begin"/>
                      </w:r>
                      <w:r w:rsidRPr="00E61EF1">
                        <w:rPr>
                          <w:b/>
                          <w:bCs/>
                          <w:i w:val="0"/>
                          <w:iCs w:val="0"/>
                        </w:rPr>
                        <w:instrText xml:space="preserve"> SEQ Figure \* ARABIC </w:instrText>
                      </w:r>
                      <w:r w:rsidRPr="00E61EF1">
                        <w:rPr>
                          <w:b/>
                          <w:bCs/>
                          <w:i w:val="0"/>
                          <w:iCs w:val="0"/>
                        </w:rPr>
                        <w:fldChar w:fldCharType="separate"/>
                      </w:r>
                      <w:r w:rsidR="000966D6">
                        <w:rPr>
                          <w:b/>
                          <w:bCs/>
                          <w:i w:val="0"/>
                          <w:iCs w:val="0"/>
                          <w:noProof/>
                        </w:rPr>
                        <w:t>1</w:t>
                      </w:r>
                      <w:r w:rsidRPr="00E61EF1">
                        <w:rPr>
                          <w:b/>
                          <w:bCs/>
                          <w:i w:val="0"/>
                          <w:iCs w:val="0"/>
                        </w:rPr>
                        <w:fldChar w:fldCharType="end"/>
                      </w:r>
                      <w:r w:rsidRPr="00E61EF1">
                        <w:rPr>
                          <w:b/>
                          <w:bCs/>
                          <w:i w:val="0"/>
                          <w:iCs w:val="0"/>
                        </w:rPr>
                        <w:t>: Spatiotemporal variation in wildfire smoke PM2.5 and mortality.</w:t>
                      </w:r>
                      <w:r w:rsidRPr="00E61EF1">
                        <w:rPr>
                          <w:i w:val="0"/>
                          <w:iCs w:val="0"/>
                        </w:rPr>
                        <w:t xml:space="preserve"> </w:t>
                      </w:r>
                      <w:r>
                        <w:rPr>
                          <w:b/>
                          <w:bCs/>
                          <w:i w:val="0"/>
                          <w:iCs w:val="0"/>
                        </w:rPr>
                        <w:t xml:space="preserve">a) </w:t>
                      </w:r>
                      <w:r>
                        <w:rPr>
                          <w:i w:val="0"/>
                          <w:iCs w:val="0"/>
                        </w:rPr>
                        <w:t xml:space="preserve">Spatial variation in monthly wildfire smoke PM2.5 over 0.5 µm/m3 at the county level, January 2006 – February 2020. </w:t>
                      </w:r>
                      <w:r>
                        <w:rPr>
                          <w:b/>
                          <w:bCs/>
                          <w:i w:val="0"/>
                          <w:iCs w:val="0"/>
                        </w:rPr>
                        <w:t>b)</w:t>
                      </w:r>
                      <w:r>
                        <w:rPr>
                          <w:i w:val="0"/>
                          <w:iCs w:val="0"/>
                        </w:rPr>
                        <w:t xml:space="preserve"> Temporal variation in mean monthly wildfire smoke PM2.5 over the same </w:t>
                      </w:r>
                      <w:proofErr w:type="gramStart"/>
                      <w:r>
                        <w:rPr>
                          <w:i w:val="0"/>
                          <w:iCs w:val="0"/>
                        </w:rPr>
                        <w:t>time period</w:t>
                      </w:r>
                      <w:proofErr w:type="gramEnd"/>
                      <w:r>
                        <w:rPr>
                          <w:i w:val="0"/>
                          <w:iCs w:val="0"/>
                        </w:rPr>
                        <w:t xml:space="preserve"> as </w:t>
                      </w:r>
                      <w:r>
                        <w:rPr>
                          <w:b/>
                          <w:bCs/>
                          <w:i w:val="0"/>
                          <w:iCs w:val="0"/>
                        </w:rPr>
                        <w:t>a.</w:t>
                      </w:r>
                      <w:r>
                        <w:rPr>
                          <w:i w:val="0"/>
                          <w:iCs w:val="0"/>
                        </w:rPr>
                        <w:t xml:space="preserve"> Spikes tend to occur during the spring and summer months. </w:t>
                      </w:r>
                      <w:r>
                        <w:rPr>
                          <w:b/>
                          <w:bCs/>
                          <w:i w:val="0"/>
                          <w:iCs w:val="0"/>
                        </w:rPr>
                        <w:t>c)</w:t>
                      </w:r>
                      <w:r>
                        <w:rPr>
                          <w:i w:val="0"/>
                          <w:iCs w:val="0"/>
                        </w:rPr>
                        <w:t xml:space="preserve"> Spatial variation in monthly age-adjusted mortality rate per 100,000 at the county level, January 2006-February 2020. </w:t>
                      </w:r>
                      <w:r>
                        <w:rPr>
                          <w:b/>
                          <w:bCs/>
                          <w:i w:val="0"/>
                          <w:iCs w:val="0"/>
                        </w:rPr>
                        <w:t>d)</w:t>
                      </w:r>
                      <w:r>
                        <w:rPr>
                          <w:i w:val="0"/>
                          <w:iCs w:val="0"/>
                        </w:rPr>
                        <w:t xml:space="preserve"> Temporal variation in monthly age-adjusted mortality rate per 100,000. Spikes tend to occur during the fall and winter months. </w:t>
                      </w:r>
                      <w:r>
                        <w:rPr>
                          <w:b/>
                          <w:bCs/>
                          <w:i w:val="0"/>
                          <w:iCs w:val="0"/>
                        </w:rPr>
                        <w:t>e)</w:t>
                      </w:r>
                      <w:r>
                        <w:rPr>
                          <w:i w:val="0"/>
                          <w:iCs w:val="0"/>
                        </w:rPr>
                        <w:t xml:space="preserve"> Distribution of monthly wildfire smoke PM2.5 values at the county level. A log scale is used for the y axis because </w:t>
                      </w:r>
                      <w:proofErr w:type="gramStart"/>
                      <w:r>
                        <w:rPr>
                          <w:i w:val="0"/>
                          <w:iCs w:val="0"/>
                        </w:rPr>
                        <w:t>the vast majority of</w:t>
                      </w:r>
                      <w:proofErr w:type="gramEnd"/>
                      <w:r>
                        <w:rPr>
                          <w:i w:val="0"/>
                          <w:iCs w:val="0"/>
                        </w:rPr>
                        <w:t xml:space="preserve"> county-months experience near-zero levels of smoke PM2.5.</w:t>
                      </w:r>
                    </w:p>
                  </w:txbxContent>
                </v:textbox>
              </v:shape>
            </w:pict>
          </mc:Fallback>
        </mc:AlternateContent>
      </w:r>
      <w:commentRangeStart w:id="72"/>
      <w:r w:rsidR="002A7E67" w:rsidRPr="00905A17">
        <w:rPr>
          <w:noProof/>
          <w:sz w:val="22"/>
          <w:szCs w:val="22"/>
          <w14:ligatures w14:val="standardContextual"/>
        </w:rPr>
        <w:drawing>
          <wp:anchor distT="0" distB="0" distL="114300" distR="114300" simplePos="0" relativeHeight="251660288" behindDoc="1" locked="0" layoutInCell="1" allowOverlap="1" wp14:anchorId="3708DB1F" wp14:editId="152F0B00">
            <wp:simplePos x="0" y="0"/>
            <wp:positionH relativeFrom="column">
              <wp:posOffset>-291546</wp:posOffset>
            </wp:positionH>
            <wp:positionV relativeFrom="paragraph">
              <wp:posOffset>-525294</wp:posOffset>
            </wp:positionV>
            <wp:extent cx="6509385" cy="7013575"/>
            <wp:effectExtent l="0" t="0" r="5715" b="0"/>
            <wp:wrapNone/>
            <wp:docPr id="2142779595"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79595" name="Picture 4" descr="Char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09385" cy="7013575"/>
                    </a:xfrm>
                    <a:prstGeom prst="rect">
                      <a:avLst/>
                    </a:prstGeom>
                  </pic:spPr>
                </pic:pic>
              </a:graphicData>
            </a:graphic>
            <wp14:sizeRelH relativeFrom="page">
              <wp14:pctWidth>0</wp14:pctWidth>
            </wp14:sizeRelH>
            <wp14:sizeRelV relativeFrom="page">
              <wp14:pctHeight>0</wp14:pctHeight>
            </wp14:sizeRelV>
          </wp:anchor>
        </w:drawing>
      </w:r>
      <w:commentRangeEnd w:id="72"/>
      <w:r w:rsidR="004433CD">
        <w:rPr>
          <w:rStyle w:val="CommentReference"/>
        </w:rPr>
        <w:commentReference w:id="72"/>
      </w:r>
      <w:r w:rsidR="002A7E67" w:rsidRPr="00905A17">
        <w:rPr>
          <w:sz w:val="22"/>
          <w:szCs w:val="22"/>
        </w:rPr>
        <w:br w:type="page"/>
      </w:r>
    </w:p>
    <w:p w14:paraId="04724B6B" w14:textId="38B7EDB5" w:rsidR="00C938CC" w:rsidRPr="00905A17" w:rsidRDefault="00A6511B">
      <w:pPr>
        <w:rPr>
          <w:sz w:val="22"/>
          <w:szCs w:val="22"/>
        </w:rPr>
      </w:pPr>
      <w:commentRangeStart w:id="73"/>
      <w:r w:rsidRPr="00905A17">
        <w:rPr>
          <w:noProof/>
          <w:sz w:val="22"/>
          <w:szCs w:val="22"/>
        </w:rPr>
        <w:lastRenderedPageBreak/>
        <w:drawing>
          <wp:inline distT="0" distB="0" distL="0" distR="0" wp14:anchorId="0326FE97" wp14:editId="7B62E003">
            <wp:extent cx="5943600" cy="3856355"/>
            <wp:effectExtent l="0" t="0" r="0" b="4445"/>
            <wp:docPr id="5" name="Picture 4" descr="Table&#10;&#10;Description automatically generated">
              <a:extLst xmlns:a="http://schemas.openxmlformats.org/drawingml/2006/main">
                <a:ext uri="{FF2B5EF4-FFF2-40B4-BE49-F238E27FC236}">
                  <a16:creationId xmlns:a16="http://schemas.microsoft.com/office/drawing/2014/main" id="{2AE96783-7225-A693-C056-3358D38C04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able&#10;&#10;Description automatically generated">
                      <a:extLst>
                        <a:ext uri="{FF2B5EF4-FFF2-40B4-BE49-F238E27FC236}">
                          <a16:creationId xmlns:a16="http://schemas.microsoft.com/office/drawing/2014/main" id="{2AE96783-7225-A693-C056-3358D38C049F}"/>
                        </a:ext>
                      </a:extLst>
                    </pic:cNvPr>
                    <pic:cNvPicPr>
                      <a:picLocks noChangeAspect="1"/>
                    </pic:cNvPicPr>
                  </pic:nvPicPr>
                  <pic:blipFill>
                    <a:blip r:embed="rId14"/>
                    <a:stretch>
                      <a:fillRect/>
                    </a:stretch>
                  </pic:blipFill>
                  <pic:spPr>
                    <a:xfrm>
                      <a:off x="0" y="0"/>
                      <a:ext cx="5943600" cy="3856355"/>
                    </a:xfrm>
                    <a:prstGeom prst="rect">
                      <a:avLst/>
                    </a:prstGeom>
                  </pic:spPr>
                </pic:pic>
              </a:graphicData>
            </a:graphic>
          </wp:inline>
        </w:drawing>
      </w:r>
      <w:commentRangeEnd w:id="73"/>
      <w:r w:rsidR="007E3A37">
        <w:rPr>
          <w:rStyle w:val="CommentReference"/>
        </w:rPr>
        <w:commentReference w:id="73"/>
      </w:r>
    </w:p>
    <w:p w14:paraId="3B285E7D" w14:textId="51A24BD7" w:rsidR="00DF4240" w:rsidRPr="00905A17" w:rsidRDefault="00DF4240">
      <w:pPr>
        <w:rPr>
          <w:sz w:val="22"/>
          <w:szCs w:val="22"/>
        </w:rPr>
      </w:pPr>
      <w:r w:rsidRPr="00905A17">
        <w:rPr>
          <w:sz w:val="22"/>
          <w:szCs w:val="22"/>
        </w:rPr>
        <w:br w:type="page"/>
      </w:r>
    </w:p>
    <w:p w14:paraId="06D3C74E" w14:textId="4CF0E643" w:rsidR="00D30C65" w:rsidRPr="00905A17" w:rsidRDefault="00D30C65">
      <w:pPr>
        <w:rPr>
          <w:sz w:val="22"/>
          <w:szCs w:val="22"/>
        </w:rPr>
      </w:pPr>
      <w:r w:rsidRPr="00905A17">
        <w:rPr>
          <w:noProof/>
          <w:sz w:val="22"/>
          <w:szCs w:val="22"/>
        </w:rPr>
        <w:lastRenderedPageBreak/>
        <mc:AlternateContent>
          <mc:Choice Requires="wps">
            <w:drawing>
              <wp:anchor distT="0" distB="0" distL="114300" distR="114300" simplePos="0" relativeHeight="251663360" behindDoc="1" locked="0" layoutInCell="1" allowOverlap="1" wp14:anchorId="1088218C" wp14:editId="18163E6A">
                <wp:simplePos x="0" y="0"/>
                <wp:positionH relativeFrom="column">
                  <wp:posOffset>-379095</wp:posOffset>
                </wp:positionH>
                <wp:positionV relativeFrom="paragraph">
                  <wp:posOffset>7153275</wp:posOffset>
                </wp:positionV>
                <wp:extent cx="6731000" cy="635"/>
                <wp:effectExtent l="0" t="0" r="0" b="12065"/>
                <wp:wrapNone/>
                <wp:docPr id="1953491072" name="Text Box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30211E7D" w14:textId="77777777" w:rsidR="00D30C65" w:rsidRPr="0078559A" w:rsidRDefault="00D30C65" w:rsidP="00D30C65">
                            <w:pPr>
                              <w:pStyle w:val="Caption"/>
                              <w:rPr>
                                <w:i w:val="0"/>
                                <w:iCs w:val="0"/>
                                <w:noProof/>
                              </w:rPr>
                            </w:pPr>
                            <w:r>
                              <w:rPr>
                                <w:b/>
                                <w:bCs/>
                                <w:i w:val="0"/>
                                <w:iCs w:val="0"/>
                              </w:rPr>
                              <w:t>Figure 2: Varying regression specifications leads to large differences in point estimates and standard errors.</w:t>
                            </w:r>
                            <w:r>
                              <w:rPr>
                                <w:i w:val="0"/>
                                <w:iCs w:val="0"/>
                              </w:rPr>
                              <w:t xml:space="preserve"> We ran 75 regressions with varied fixed effects and covariate specifications. Shown here for each regression are point estimates, standard errors using the IID assumption in light blue, robust standard errors clustered at the county level in black, and model parameters below. The red point estimate in </w:t>
                            </w:r>
                            <w:r>
                              <w:rPr>
                                <w:b/>
                                <w:bCs/>
                                <w:i w:val="0"/>
                                <w:iCs w:val="0"/>
                              </w:rPr>
                              <w:t>a</w:t>
                            </w:r>
                            <w:r>
                              <w:rPr>
                                <w:i w:val="0"/>
                                <w:iCs w:val="0"/>
                              </w:rPr>
                              <w:t xml:space="preserve"> indicates our recommended model specification. Figures </w:t>
                            </w:r>
                            <w:r>
                              <w:rPr>
                                <w:b/>
                                <w:bCs/>
                                <w:i w:val="0"/>
                                <w:iCs w:val="0"/>
                              </w:rPr>
                              <w:t>a</w:t>
                            </w:r>
                            <w:r>
                              <w:rPr>
                                <w:i w:val="0"/>
                                <w:iCs w:val="0"/>
                              </w:rPr>
                              <w:t xml:space="preserve"> and </w:t>
                            </w:r>
                            <w:r>
                              <w:rPr>
                                <w:b/>
                                <w:bCs/>
                                <w:i w:val="0"/>
                                <w:iCs w:val="0"/>
                              </w:rPr>
                              <w:t>b</w:t>
                            </w:r>
                            <w:r>
                              <w:rPr>
                                <w:i w:val="0"/>
                                <w:iCs w:val="0"/>
                              </w:rPr>
                              <w:t xml:space="preserve"> are separated to clearly display the point estimates and standard errors, since the 5 results shown in </w:t>
                            </w:r>
                            <w:r>
                              <w:rPr>
                                <w:b/>
                                <w:bCs/>
                                <w:i w:val="0"/>
                                <w:iCs w:val="0"/>
                              </w:rPr>
                              <w:t>b</w:t>
                            </w:r>
                            <w:r>
                              <w:rPr>
                                <w:i w:val="0"/>
                                <w:iCs w:val="0"/>
                              </w:rPr>
                              <w:t xml:space="preserve"> are an order of magnitude lower than the remaining 70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8218C" id="_x0000_s1027" type="#_x0000_t202" style="position:absolute;margin-left:-29.85pt;margin-top:563.25pt;width:530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" stroked="f">
                <v:textbox style="mso-fit-shape-to-text:t" inset="0,0,0,0">
                  <w:txbxContent>
                    <w:p w14:paraId="30211E7D" w14:textId="77777777" w:rsidR="00D30C65" w:rsidRPr="0078559A" w:rsidRDefault="00D30C65" w:rsidP="00D30C65">
                      <w:pPr>
                        <w:pStyle w:val="Caption"/>
                        <w:rPr>
                          <w:i w:val="0"/>
                          <w:iCs w:val="0"/>
                          <w:noProof/>
                        </w:rPr>
                      </w:pPr>
                      <w:r>
                        <w:rPr>
                          <w:b/>
                          <w:bCs/>
                          <w:i w:val="0"/>
                          <w:iCs w:val="0"/>
                        </w:rPr>
                        <w:t>Figure 2: Varying regression specifications leads to large differences in point estimates and standard errors.</w:t>
                      </w:r>
                      <w:r>
                        <w:rPr>
                          <w:i w:val="0"/>
                          <w:iCs w:val="0"/>
                        </w:rPr>
                        <w:t xml:space="preserve"> We ran 75 regressions with varied fixed effects and covariate specifications. Shown here for each regression are point estimates, standard errors using the IID assumption in light blue, robust standard errors clustered at the county level in black, and model parameters below. The red point estimate in </w:t>
                      </w:r>
                      <w:r>
                        <w:rPr>
                          <w:b/>
                          <w:bCs/>
                          <w:i w:val="0"/>
                          <w:iCs w:val="0"/>
                        </w:rPr>
                        <w:t>a</w:t>
                      </w:r>
                      <w:r>
                        <w:rPr>
                          <w:i w:val="0"/>
                          <w:iCs w:val="0"/>
                        </w:rPr>
                        <w:t xml:space="preserve"> indicates our recommended model specification. Figures </w:t>
                      </w:r>
                      <w:r>
                        <w:rPr>
                          <w:b/>
                          <w:bCs/>
                          <w:i w:val="0"/>
                          <w:iCs w:val="0"/>
                        </w:rPr>
                        <w:t>a</w:t>
                      </w:r>
                      <w:r>
                        <w:rPr>
                          <w:i w:val="0"/>
                          <w:iCs w:val="0"/>
                        </w:rPr>
                        <w:t xml:space="preserve"> and </w:t>
                      </w:r>
                      <w:r>
                        <w:rPr>
                          <w:b/>
                          <w:bCs/>
                          <w:i w:val="0"/>
                          <w:iCs w:val="0"/>
                        </w:rPr>
                        <w:t>b</w:t>
                      </w:r>
                      <w:r>
                        <w:rPr>
                          <w:i w:val="0"/>
                          <w:iCs w:val="0"/>
                        </w:rPr>
                        <w:t xml:space="preserve"> are separated to clearly display the point estimates and standard errors, since the 5 results shown in </w:t>
                      </w:r>
                      <w:r>
                        <w:rPr>
                          <w:b/>
                          <w:bCs/>
                          <w:i w:val="0"/>
                          <w:iCs w:val="0"/>
                        </w:rPr>
                        <w:t>b</w:t>
                      </w:r>
                      <w:r>
                        <w:rPr>
                          <w:i w:val="0"/>
                          <w:iCs w:val="0"/>
                        </w:rPr>
                        <w:t xml:space="preserve"> are an order of magnitude lower than the remaining 70 results.</w:t>
                      </w:r>
                    </w:p>
                  </w:txbxContent>
                </v:textbox>
              </v:shape>
            </w:pict>
          </mc:Fallback>
        </mc:AlternateContent>
      </w:r>
      <w:commentRangeStart w:id="74"/>
      <w:r w:rsidRPr="00905A17">
        <w:rPr>
          <w:noProof/>
          <w:sz w:val="22"/>
          <w:szCs w:val="22"/>
          <w14:ligatures w14:val="standardContextual"/>
        </w:rPr>
        <w:drawing>
          <wp:anchor distT="0" distB="0" distL="114300" distR="114300" simplePos="0" relativeHeight="251662336" behindDoc="1" locked="0" layoutInCell="1" allowOverlap="1" wp14:anchorId="44F3B680" wp14:editId="2DBFA433">
            <wp:simplePos x="0" y="0"/>
            <wp:positionH relativeFrom="column">
              <wp:posOffset>-379730</wp:posOffset>
            </wp:positionH>
            <wp:positionV relativeFrom="paragraph">
              <wp:posOffset>-243273</wp:posOffset>
            </wp:positionV>
            <wp:extent cx="6731000" cy="7339965"/>
            <wp:effectExtent l="0" t="0" r="0" b="635"/>
            <wp:wrapNone/>
            <wp:docPr id="783429415"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29415" name="Picture 6" descr="Graphical user interfac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31000" cy="7339965"/>
                    </a:xfrm>
                    <a:prstGeom prst="rect">
                      <a:avLst/>
                    </a:prstGeom>
                  </pic:spPr>
                </pic:pic>
              </a:graphicData>
            </a:graphic>
            <wp14:sizeRelH relativeFrom="page">
              <wp14:pctWidth>0</wp14:pctWidth>
            </wp14:sizeRelH>
            <wp14:sizeRelV relativeFrom="page">
              <wp14:pctHeight>0</wp14:pctHeight>
            </wp14:sizeRelV>
          </wp:anchor>
        </w:drawing>
      </w:r>
      <w:commentRangeEnd w:id="74"/>
      <w:r w:rsidR="00AF1222">
        <w:rPr>
          <w:rStyle w:val="CommentReference"/>
        </w:rPr>
        <w:commentReference w:id="74"/>
      </w:r>
      <w:r w:rsidR="00AF1222">
        <w:rPr>
          <w:sz w:val="22"/>
          <w:szCs w:val="22"/>
        </w:rPr>
        <w:t>t</w:t>
      </w:r>
      <w:r w:rsidRPr="00905A17">
        <w:rPr>
          <w:sz w:val="22"/>
          <w:szCs w:val="22"/>
        </w:rPr>
        <w:br w:type="page"/>
      </w:r>
    </w:p>
    <w:p w14:paraId="5A4463AD" w14:textId="79B35639" w:rsidR="003C5493" w:rsidRPr="00905A17" w:rsidRDefault="000966D6">
      <w:pPr>
        <w:rPr>
          <w:sz w:val="22"/>
          <w:szCs w:val="22"/>
        </w:rPr>
      </w:pPr>
      <w:r w:rsidRPr="00905A17">
        <w:rPr>
          <w:noProof/>
          <w:sz w:val="22"/>
          <w:szCs w:val="22"/>
        </w:rPr>
        <w:lastRenderedPageBreak/>
        <mc:AlternateContent>
          <mc:Choice Requires="wps">
            <w:drawing>
              <wp:anchor distT="0" distB="0" distL="114300" distR="114300" simplePos="0" relativeHeight="251666432" behindDoc="1" locked="0" layoutInCell="1" allowOverlap="1" wp14:anchorId="6FFFBE91" wp14:editId="1EDF2732">
                <wp:simplePos x="0" y="0"/>
                <wp:positionH relativeFrom="column">
                  <wp:posOffset>-145415</wp:posOffset>
                </wp:positionH>
                <wp:positionV relativeFrom="paragraph">
                  <wp:posOffset>6322695</wp:posOffset>
                </wp:positionV>
                <wp:extent cx="6235065" cy="635"/>
                <wp:effectExtent l="0" t="0" r="635" b="12065"/>
                <wp:wrapNone/>
                <wp:docPr id="415880040" name="Text Box 1"/>
                <wp:cNvGraphicFramePr/>
                <a:graphic xmlns:a="http://schemas.openxmlformats.org/drawingml/2006/main">
                  <a:graphicData uri="http://schemas.microsoft.com/office/word/2010/wordprocessingShape">
                    <wps:wsp>
                      <wps:cNvSpPr txBox="1"/>
                      <wps:spPr>
                        <a:xfrm>
                          <a:off x="0" y="0"/>
                          <a:ext cx="6235065" cy="635"/>
                        </a:xfrm>
                        <a:prstGeom prst="rect">
                          <a:avLst/>
                        </a:prstGeom>
                        <a:solidFill>
                          <a:prstClr val="white"/>
                        </a:solidFill>
                        <a:ln>
                          <a:noFill/>
                        </a:ln>
                      </wps:spPr>
                      <wps:txbx>
                        <w:txbxContent>
                          <w:p w14:paraId="5DAC8863" w14:textId="1AD57841" w:rsidR="000966D6" w:rsidRPr="00140D8B" w:rsidRDefault="000966D6" w:rsidP="000966D6">
                            <w:pPr>
                              <w:pStyle w:val="Caption"/>
                              <w:rPr>
                                <w:i w:val="0"/>
                                <w:iCs w:val="0"/>
                                <w:noProof/>
                              </w:rPr>
                            </w:pPr>
                            <w:r w:rsidRPr="000966D6">
                              <w:rPr>
                                <w:b/>
                                <w:bCs/>
                                <w:i w:val="0"/>
                                <w:iCs w:val="0"/>
                              </w:rPr>
                              <w:t>Figure 3</w:t>
                            </w:r>
                            <w:r w:rsidR="00140D8B">
                              <w:rPr>
                                <w:b/>
                                <w:bCs/>
                                <w:i w:val="0"/>
                                <w:iCs w:val="0"/>
                              </w:rPr>
                              <w:t xml:space="preserve">: Varying inclusion years leads to large differences in point estimates and standard errors. </w:t>
                            </w:r>
                            <w:r w:rsidR="00140D8B">
                              <w:rPr>
                                <w:i w:val="0"/>
                                <w:iCs w:val="0"/>
                              </w:rPr>
                              <w:t xml:space="preserve">All analyses used our recommended regression over different sets of years. </w:t>
                            </w:r>
                            <w:r w:rsidR="00140D8B">
                              <w:rPr>
                                <w:b/>
                                <w:bCs/>
                                <w:i w:val="0"/>
                                <w:iCs w:val="0"/>
                              </w:rPr>
                              <w:t xml:space="preserve">a) </w:t>
                            </w:r>
                            <w:r w:rsidR="00140D8B">
                              <w:rPr>
                                <w:i w:val="0"/>
                                <w:iCs w:val="0"/>
                              </w:rPr>
                              <w:t xml:space="preserve">We test all fixed 4-year windows in our sample. </w:t>
                            </w:r>
                            <w:r w:rsidR="00140D8B">
                              <w:rPr>
                                <w:b/>
                                <w:bCs/>
                                <w:i w:val="0"/>
                                <w:iCs w:val="0"/>
                              </w:rPr>
                              <w:t xml:space="preserve">b) </w:t>
                            </w:r>
                            <w:r w:rsidR="00140D8B">
                              <w:rPr>
                                <w:i w:val="0"/>
                                <w:iCs w:val="0"/>
                              </w:rPr>
                              <w:t xml:space="preserve">We iteratively add years from a base 4-year window. </w:t>
                            </w:r>
                            <w:r w:rsidR="00140D8B">
                              <w:rPr>
                                <w:b/>
                                <w:bCs/>
                                <w:i w:val="0"/>
                                <w:iCs w:val="0"/>
                              </w:rPr>
                              <w:t>c,d)</w:t>
                            </w:r>
                            <w:r w:rsidR="00140D8B">
                              <w:rPr>
                                <w:i w:val="0"/>
                                <w:iCs w:val="0"/>
                              </w:rPr>
                              <w:t xml:space="preserve"> We run the same regressions as </w:t>
                            </w:r>
                            <w:r w:rsidR="00140D8B">
                              <w:rPr>
                                <w:b/>
                                <w:bCs/>
                                <w:i w:val="0"/>
                                <w:iCs w:val="0"/>
                              </w:rPr>
                              <w:t>a</w:t>
                            </w:r>
                            <w:r w:rsidR="00140D8B">
                              <w:rPr>
                                <w:i w:val="0"/>
                                <w:iCs w:val="0"/>
                              </w:rPr>
                              <w:t xml:space="preserve"> and </w:t>
                            </w:r>
                            <w:r w:rsidR="00140D8B">
                              <w:rPr>
                                <w:b/>
                                <w:bCs/>
                                <w:i w:val="0"/>
                                <w:iCs w:val="0"/>
                              </w:rPr>
                              <w:t>b</w:t>
                            </w:r>
                            <w:r w:rsidR="00140D8B">
                              <w:rPr>
                                <w:i w:val="0"/>
                                <w:iCs w:val="0"/>
                              </w:rPr>
                              <w:t xml:space="preserve"> while stratifying by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FBE91" id="_x0000_s1028" type="#_x0000_t202" style="position:absolute;margin-left:-11.45pt;margin-top:497.85pt;width:490.9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" stroked="f">
                <v:textbox style="mso-fit-shape-to-text:t" inset="0,0,0,0">
                  <w:txbxContent>
                    <w:p w14:paraId="5DAC8863" w14:textId="1AD57841" w:rsidR="000966D6" w:rsidRPr="00140D8B" w:rsidRDefault="000966D6" w:rsidP="000966D6">
                      <w:pPr>
                        <w:pStyle w:val="Caption"/>
                        <w:rPr>
                          <w:i w:val="0"/>
                          <w:iCs w:val="0"/>
                          <w:noProof/>
                        </w:rPr>
                      </w:pPr>
                      <w:r w:rsidRPr="000966D6">
                        <w:rPr>
                          <w:b/>
                          <w:bCs/>
                          <w:i w:val="0"/>
                          <w:iCs w:val="0"/>
                        </w:rPr>
                        <w:t>Figure 3</w:t>
                      </w:r>
                      <w:r w:rsidR="00140D8B">
                        <w:rPr>
                          <w:b/>
                          <w:bCs/>
                          <w:i w:val="0"/>
                          <w:iCs w:val="0"/>
                        </w:rPr>
                        <w:t xml:space="preserve">: Varying inclusion years leads to large differences in point estimates and standard errors. </w:t>
                      </w:r>
                      <w:r w:rsidR="00140D8B">
                        <w:rPr>
                          <w:i w:val="0"/>
                          <w:iCs w:val="0"/>
                        </w:rPr>
                        <w:t xml:space="preserve">All analyses used our recommended regression over different sets of years. </w:t>
                      </w:r>
                      <w:r w:rsidR="00140D8B">
                        <w:rPr>
                          <w:b/>
                          <w:bCs/>
                          <w:i w:val="0"/>
                          <w:iCs w:val="0"/>
                        </w:rPr>
                        <w:t xml:space="preserve">a) </w:t>
                      </w:r>
                      <w:r w:rsidR="00140D8B">
                        <w:rPr>
                          <w:i w:val="0"/>
                          <w:iCs w:val="0"/>
                        </w:rPr>
                        <w:t xml:space="preserve">We test all fixed 4-year windows in our sample. </w:t>
                      </w:r>
                      <w:r w:rsidR="00140D8B">
                        <w:rPr>
                          <w:b/>
                          <w:bCs/>
                          <w:i w:val="0"/>
                          <w:iCs w:val="0"/>
                        </w:rPr>
                        <w:t xml:space="preserve">b) </w:t>
                      </w:r>
                      <w:r w:rsidR="00140D8B">
                        <w:rPr>
                          <w:i w:val="0"/>
                          <w:iCs w:val="0"/>
                        </w:rPr>
                        <w:t xml:space="preserve">We iteratively add years from a base 4-year window. </w:t>
                      </w:r>
                      <w:proofErr w:type="spellStart"/>
                      <w:proofErr w:type="gramStart"/>
                      <w:r w:rsidR="00140D8B">
                        <w:rPr>
                          <w:b/>
                          <w:bCs/>
                          <w:i w:val="0"/>
                          <w:iCs w:val="0"/>
                        </w:rPr>
                        <w:t>c,d</w:t>
                      </w:r>
                      <w:proofErr w:type="spellEnd"/>
                      <w:proofErr w:type="gramEnd"/>
                      <w:r w:rsidR="00140D8B">
                        <w:rPr>
                          <w:b/>
                          <w:bCs/>
                          <w:i w:val="0"/>
                          <w:iCs w:val="0"/>
                        </w:rPr>
                        <w:t>)</w:t>
                      </w:r>
                      <w:r w:rsidR="00140D8B">
                        <w:rPr>
                          <w:i w:val="0"/>
                          <w:iCs w:val="0"/>
                        </w:rPr>
                        <w:t xml:space="preserve"> We run the same regressions as </w:t>
                      </w:r>
                      <w:r w:rsidR="00140D8B">
                        <w:rPr>
                          <w:b/>
                          <w:bCs/>
                          <w:i w:val="0"/>
                          <w:iCs w:val="0"/>
                        </w:rPr>
                        <w:t>a</w:t>
                      </w:r>
                      <w:r w:rsidR="00140D8B">
                        <w:rPr>
                          <w:i w:val="0"/>
                          <w:iCs w:val="0"/>
                        </w:rPr>
                        <w:t xml:space="preserve"> and </w:t>
                      </w:r>
                      <w:r w:rsidR="00140D8B">
                        <w:rPr>
                          <w:b/>
                          <w:bCs/>
                          <w:i w:val="0"/>
                          <w:iCs w:val="0"/>
                        </w:rPr>
                        <w:t>b</w:t>
                      </w:r>
                      <w:r w:rsidR="00140D8B">
                        <w:rPr>
                          <w:i w:val="0"/>
                          <w:iCs w:val="0"/>
                        </w:rPr>
                        <w:t xml:space="preserve"> while stratifying by age.</w:t>
                      </w:r>
                    </w:p>
                  </w:txbxContent>
                </v:textbox>
              </v:shape>
            </w:pict>
          </mc:Fallback>
        </mc:AlternateContent>
      </w:r>
      <w:commentRangeStart w:id="75"/>
      <w:r w:rsidRPr="00905A17">
        <w:rPr>
          <w:noProof/>
          <w:sz w:val="22"/>
          <w:szCs w:val="22"/>
          <w14:ligatures w14:val="standardContextual"/>
        </w:rPr>
        <w:drawing>
          <wp:anchor distT="0" distB="0" distL="114300" distR="114300" simplePos="0" relativeHeight="251664384" behindDoc="1" locked="0" layoutInCell="1" allowOverlap="1" wp14:anchorId="50886B89" wp14:editId="5FF50B32">
            <wp:simplePos x="0" y="0"/>
            <wp:positionH relativeFrom="column">
              <wp:posOffset>-145915</wp:posOffset>
            </wp:positionH>
            <wp:positionV relativeFrom="paragraph">
              <wp:posOffset>-252920</wp:posOffset>
            </wp:positionV>
            <wp:extent cx="6235430" cy="6518859"/>
            <wp:effectExtent l="0" t="0" r="635" b="0"/>
            <wp:wrapNone/>
            <wp:docPr id="13609442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4427" name="Picture 7"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3705" cy="6527510"/>
                    </a:xfrm>
                    <a:prstGeom prst="rect">
                      <a:avLst/>
                    </a:prstGeom>
                  </pic:spPr>
                </pic:pic>
              </a:graphicData>
            </a:graphic>
            <wp14:sizeRelH relativeFrom="page">
              <wp14:pctWidth>0</wp14:pctWidth>
            </wp14:sizeRelH>
            <wp14:sizeRelV relativeFrom="page">
              <wp14:pctHeight>0</wp14:pctHeight>
            </wp14:sizeRelV>
          </wp:anchor>
        </w:drawing>
      </w:r>
      <w:commentRangeEnd w:id="75"/>
      <w:r w:rsidR="00AF1222">
        <w:rPr>
          <w:rStyle w:val="CommentReference"/>
        </w:rPr>
        <w:commentReference w:id="75"/>
      </w:r>
    </w:p>
    <w:sectPr w:rsidR="003C5493" w:rsidRPr="00905A17">
      <w:footerReference w:type="even" r:id="rId17"/>
      <w:footerReference w:type="default" r:id="rId1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thew Kiang" w:date="2023-04-20T09:22:00Z" w:initials="MK">
    <w:p w14:paraId="0765D5A1" w14:textId="0A435A23" w:rsidR="00262A64" w:rsidRDefault="00262A64">
      <w:pPr>
        <w:pStyle w:val="CommentText"/>
      </w:pPr>
      <w:r>
        <w:rPr>
          <w:rStyle w:val="CommentReference"/>
        </w:rPr>
        <w:annotationRef/>
      </w:r>
      <w:r>
        <w:t xml:space="preserve">I would start with the second paragraph (the health implications of exposure to PM2.5 generally and wildfire PM2.5 specifically), then move the first paragraph to the second paragraph (and this exposure is bad and despite overall decreases in all </w:t>
      </w:r>
      <w:proofErr w:type="gramStart"/>
      <w:r>
        <w:t>source</w:t>
      </w:r>
      <w:proofErr w:type="gramEnd"/>
      <w:r>
        <w:t xml:space="preserve"> the wildfire-specific PM is going up). Then back to the third paragraph about specific studies looking at the link between the two given this new interest in wildfire PM2.5 and health. </w:t>
      </w:r>
    </w:p>
  </w:comment>
  <w:comment w:id="2" w:author="Jordan Kaplan" w:date="2023-04-19T10:41:00Z" w:initials="JK">
    <w:p w14:paraId="6C2B91C4" w14:textId="77777777" w:rsidR="00AC5B2D" w:rsidRDefault="00AC5B2D" w:rsidP="00F960D7">
      <w:r>
        <w:rPr>
          <w:rStyle w:val="CommentReference"/>
        </w:rPr>
        <w:annotationRef/>
      </w:r>
      <w:r>
        <w:rPr>
          <w:sz w:val="20"/>
          <w:szCs w:val="20"/>
        </w:rPr>
        <w:t xml:space="preserve">Source </w:t>
      </w:r>
    </w:p>
  </w:comment>
  <w:comment w:id="3" w:author="Mathew Kiang" w:date="2023-04-20T09:28:00Z" w:initials="MK">
    <w:p w14:paraId="245160B9" w14:textId="0C48E44E" w:rsidR="00803F2B" w:rsidRDefault="00803F2B">
      <w:pPr>
        <w:pStyle w:val="CommentText"/>
      </w:pPr>
      <w:r>
        <w:rPr>
          <w:rStyle w:val="CommentReference"/>
        </w:rPr>
        <w:annotationRef/>
      </w:r>
      <w:r>
        <w:t xml:space="preserve">Plenty of sources but easiest would be the EPA website which has shown steady declines of ambient PM2.5 for decades. </w:t>
      </w:r>
    </w:p>
  </w:comment>
  <w:comment w:id="1" w:author="Mathew Kiang" w:date="2023-04-20T09:22:00Z" w:initials="MK">
    <w:p w14:paraId="43452B54" w14:textId="02F18AC8" w:rsidR="00262A64" w:rsidRDefault="00262A64">
      <w:pPr>
        <w:pStyle w:val="CommentText"/>
      </w:pPr>
      <w:r>
        <w:rPr>
          <w:rStyle w:val="CommentReference"/>
        </w:rPr>
        <w:annotationRef/>
      </w:r>
      <w:r>
        <w:t>The first sentence here (significant issue that has gotten worse) is inconsistent with the last sentence (overall reductions). I know what you mean but I would put them together in the same sentence.</w:t>
      </w:r>
    </w:p>
  </w:comment>
  <w:comment w:id="4" w:author="Mathew Kiang" w:date="2023-04-20T09:26:00Z" w:initials="MK">
    <w:p w14:paraId="54E595BA" w14:textId="311259EF" w:rsidR="00262A64" w:rsidRDefault="00262A64">
      <w:pPr>
        <w:pStyle w:val="CommentText"/>
      </w:pPr>
      <w:r>
        <w:rPr>
          <w:rStyle w:val="CommentReference"/>
        </w:rPr>
        <w:annotationRef/>
      </w:r>
      <w:r>
        <w:t xml:space="preserve">Minor but in the final version, I’d keep the subscript throughout. </w:t>
      </w:r>
    </w:p>
  </w:comment>
  <w:comment w:id="5" w:author="Jordan Kaplan" w:date="2023-04-19T10:49:00Z" w:initials="JK">
    <w:p w14:paraId="687F498C" w14:textId="77777777" w:rsidR="006D73F2" w:rsidRDefault="006D73F2" w:rsidP="00B473B2">
      <w:r>
        <w:rPr>
          <w:rStyle w:val="CommentReference"/>
        </w:rPr>
        <w:annotationRef/>
      </w:r>
      <w:r>
        <w:rPr>
          <w:sz w:val="20"/>
          <w:szCs w:val="20"/>
        </w:rPr>
        <w:t>Could expand this paragraph to talk more about causal inference, counterfactual, etc.</w:t>
      </w:r>
    </w:p>
  </w:comment>
  <w:comment w:id="8" w:author="Mathew Kiang" w:date="2023-04-20T09:41:00Z" w:initials="MK">
    <w:p w14:paraId="7F71417E" w14:textId="0024FC3F" w:rsidR="007E64BC" w:rsidRDefault="007E64BC">
      <w:pPr>
        <w:pStyle w:val="CommentText"/>
      </w:pPr>
      <w:r>
        <w:rPr>
          <w:rStyle w:val="CommentReference"/>
        </w:rPr>
        <w:annotationRef/>
      </w:r>
      <w:r>
        <w:t xml:space="preserve">Define “FE” the first time and maybe spend a sentence or two talking about how in econometrics and FE is different than what is considered an FE in the epi (i.e., random effects) literature. </w:t>
      </w:r>
    </w:p>
  </w:comment>
  <w:comment w:id="13" w:author="Mathew Kiang" w:date="2023-04-20T09:48:00Z" w:initials="MK">
    <w:p w14:paraId="4170334B" w14:textId="5D4C18AC" w:rsidR="005A3C58" w:rsidRDefault="005A3C58">
      <w:pPr>
        <w:pStyle w:val="CommentText"/>
      </w:pPr>
      <w:r>
        <w:rPr>
          <w:rStyle w:val="CommentReference"/>
        </w:rPr>
        <w:annotationRef/>
      </w:r>
      <w:r>
        <w:t xml:space="preserve">I’d be consistent in the </w:t>
      </w:r>
      <w:proofErr w:type="gramStart"/>
      <w:r>
        <w:t>naming?</w:t>
      </w:r>
      <w:proofErr w:type="gramEnd"/>
      <w:r>
        <w:t xml:space="preserve"> In some </w:t>
      </w:r>
      <w:proofErr w:type="gramStart"/>
      <w:r>
        <w:t>situations</w:t>
      </w:r>
      <w:proofErr w:type="gramEnd"/>
      <w:r>
        <w:t xml:space="preserve"> a DID estimator and a TWFE estimator will be the same (2x2) but most people think of DID as a design (because it requires the parallel trends assumption) and a TWFE as an estimator to estimate the effect from that design (which may or may not require a parallel trends assumption). If you can avoid using DID here, I would just stick with one. </w:t>
      </w:r>
    </w:p>
  </w:comment>
  <w:comment w:id="14" w:author="Jordan Kaplan" w:date="2023-04-19T10:50:00Z" w:initials="JK">
    <w:p w14:paraId="59CD8C48" w14:textId="77777777" w:rsidR="00DE241E" w:rsidRDefault="00DE241E" w:rsidP="00260F4D">
      <w:r>
        <w:rPr>
          <w:rStyle w:val="CommentReference"/>
        </w:rPr>
        <w:annotationRef/>
      </w:r>
      <w:r>
        <w:rPr>
          <w:sz w:val="20"/>
          <w:szCs w:val="20"/>
        </w:rPr>
        <w:t>Important to cite something for `fixest`?</w:t>
      </w:r>
    </w:p>
  </w:comment>
  <w:comment w:id="17" w:author="Jordan Kaplan" w:date="2023-04-19T10:52:00Z" w:initials="JK">
    <w:p w14:paraId="206A77C8" w14:textId="77777777" w:rsidR="00CF0F71" w:rsidRDefault="00CF0F71" w:rsidP="00B676B5">
      <w:r>
        <w:rPr>
          <w:rStyle w:val="CommentReference"/>
        </w:rPr>
        <w:annotationRef/>
      </w:r>
      <w:r>
        <w:rPr>
          <w:sz w:val="20"/>
          <w:szCs w:val="20"/>
        </w:rPr>
        <w:t xml:space="preserve">Can probably improve the tie-in for the Gelman paper—just trying to walk the line of arguing that research degrees of freedom can make a big impact, without accusing any Table 1 papers of p-hacking or dumb </w:t>
      </w:r>
      <w:proofErr w:type="gramStart"/>
      <w:r>
        <w:rPr>
          <w:sz w:val="20"/>
          <w:szCs w:val="20"/>
        </w:rPr>
        <w:t>practices</w:t>
      </w:r>
      <w:proofErr w:type="gramEnd"/>
    </w:p>
  </w:comment>
  <w:comment w:id="18" w:author="Mathew Kiang" w:date="2023-04-20T09:50:00Z" w:initials="MK">
    <w:p w14:paraId="3362AF87" w14:textId="03D6E5F0" w:rsidR="005A3C58" w:rsidRDefault="005A3C58">
      <w:pPr>
        <w:pStyle w:val="CommentText"/>
      </w:pPr>
      <w:r>
        <w:rPr>
          <w:rStyle w:val="CommentReference"/>
        </w:rPr>
        <w:annotationRef/>
      </w:r>
      <w:r>
        <w:t xml:space="preserve">I would be more assertive here without the need to be aggressive. These are reasonable decisions that have different sets of assumptions that may be </w:t>
      </w:r>
      <w:proofErr w:type="gramStart"/>
      <w:r>
        <w:t>more or less appropriate</w:t>
      </w:r>
      <w:proofErr w:type="gramEnd"/>
      <w:r>
        <w:t xml:space="preserve"> in different situations, etc. We’re not saying anybody is doing anything wrong but that many choices can be reasonably justified yet have substantial impacts, etc. </w:t>
      </w:r>
    </w:p>
  </w:comment>
  <w:comment w:id="19" w:author="Mathew Kiang" w:date="2023-04-20T09:53:00Z" w:initials="MK">
    <w:p w14:paraId="39641AB9" w14:textId="6FDE4C63" w:rsidR="005A3C58" w:rsidRDefault="005A3C58">
      <w:pPr>
        <w:pStyle w:val="CommentText"/>
      </w:pPr>
      <w:r>
        <w:rPr>
          <w:rStyle w:val="CommentReference"/>
        </w:rPr>
        <w:annotationRef/>
      </w:r>
      <w:r>
        <w:t xml:space="preserve">100km2 right? 10km x 10km grid. </w:t>
      </w:r>
    </w:p>
  </w:comment>
  <w:comment w:id="20" w:author="Mathew Kiang" w:date="2023-04-20T09:53:00Z" w:initials="MK">
    <w:p w14:paraId="1C939341" w14:textId="61AF3371" w:rsidR="005A3C58" w:rsidRDefault="005A3C58">
      <w:pPr>
        <w:pStyle w:val="CommentText"/>
      </w:pPr>
      <w:r>
        <w:rPr>
          <w:rStyle w:val="CommentReference"/>
        </w:rPr>
        <w:annotationRef/>
      </w:r>
      <w:r>
        <w:t>Entire US or just lower 48?</w:t>
      </w:r>
    </w:p>
  </w:comment>
  <w:comment w:id="35" w:author="Jordan Kaplan" w:date="2023-04-19T10:54:00Z" w:initials="JK">
    <w:p w14:paraId="2CB4BBC4" w14:textId="77777777" w:rsidR="007411E2" w:rsidRDefault="007411E2" w:rsidP="00DE734A">
      <w:r>
        <w:rPr>
          <w:rStyle w:val="CommentReference"/>
        </w:rPr>
        <w:annotationRef/>
      </w:r>
      <w:r>
        <w:rPr>
          <w:sz w:val="20"/>
          <w:szCs w:val="20"/>
        </w:rPr>
        <w:t xml:space="preserve">Is this </w:t>
      </w:r>
      <w:proofErr w:type="gramStart"/>
      <w:r>
        <w:rPr>
          <w:sz w:val="20"/>
          <w:szCs w:val="20"/>
        </w:rPr>
        <w:t>exactly</w:t>
      </w:r>
      <w:proofErr w:type="gramEnd"/>
      <w:r>
        <w:rPr>
          <w:sz w:val="20"/>
          <w:szCs w:val="20"/>
        </w:rPr>
        <w:t xml:space="preserve"> correct?</w:t>
      </w:r>
    </w:p>
  </w:comment>
  <w:comment w:id="44" w:author="Jordan Kaplan" w:date="2023-04-19T10:54:00Z" w:initials="JK">
    <w:p w14:paraId="1D30F771" w14:textId="77777777" w:rsidR="00E326F0" w:rsidRDefault="00E326F0" w:rsidP="00A01F49">
      <w:r>
        <w:rPr>
          <w:rStyle w:val="CommentReference"/>
        </w:rPr>
        <w:annotationRef/>
      </w:r>
      <w:r>
        <w:rPr>
          <w:color w:val="000000"/>
          <w:sz w:val="20"/>
          <w:szCs w:val="20"/>
        </w:rPr>
        <w:t xml:space="preserve">Cause-specific mortality was determined using ICD10 codes I00-I99 for cardiovascular mortality; H62-H67 and J00-J99 were used for respiratory mortality. </w:t>
      </w:r>
    </w:p>
    <w:p w14:paraId="7A9178CC" w14:textId="77777777" w:rsidR="00E326F0" w:rsidRDefault="00E326F0" w:rsidP="00A01F49">
      <w:r>
        <w:rPr>
          <w:color w:val="000000"/>
          <w:sz w:val="20"/>
          <w:szCs w:val="20"/>
        </w:rPr>
        <w:t>Data from WONDER were available with county-level population estimates stratified by age, sex, and race/ethnicity, but lacked data on marital status. The American Community Survey 5-year data (ACS-5) begins in 2009 and includes data on marital status, and therefore was used on conjunction with the WONDER data. The “B12002” table of the ACS-5 was used to gather data on marital status across age categories. Mortality and marital status data were aggregated at the county-month level with stratifications by age, sex, race/ethnicity, and marital status for the years 2009-2020, excluding the months after February in 2020 to avoid disruptions due to the COVID-19 pandemic. This roughly decade-long period included many major wildfire events and captured the trend of increasing wildfire smoke exposure in the US, which is expected to continue in the coming decade.</w:t>
      </w:r>
    </w:p>
    <w:p w14:paraId="2B381D80" w14:textId="77777777" w:rsidR="00E326F0" w:rsidRDefault="00E326F0" w:rsidP="00A01F49"/>
  </w:comment>
  <w:comment w:id="45" w:author="Jordan Kaplan" w:date="2023-04-19T10:55:00Z" w:initials="JK">
    <w:p w14:paraId="66E250C8" w14:textId="77777777" w:rsidR="00E326F0" w:rsidRDefault="00E326F0" w:rsidP="004F218F">
      <w:r>
        <w:rPr>
          <w:rStyle w:val="CommentReference"/>
        </w:rPr>
        <w:annotationRef/>
      </w:r>
      <w:r>
        <w:rPr>
          <w:sz w:val="20"/>
          <w:szCs w:val="20"/>
        </w:rPr>
        <w:t>(Removed all this since it is no longer relevant)</w:t>
      </w:r>
    </w:p>
  </w:comment>
  <w:comment w:id="46" w:author="Mathew Kiang" w:date="2023-04-20T10:12:00Z" w:initials="MK">
    <w:p w14:paraId="2AB59377" w14:textId="3E1E006A" w:rsidR="005F27C9" w:rsidRDefault="005F27C9">
      <w:pPr>
        <w:pStyle w:val="CommentText"/>
      </w:pPr>
      <w:r>
        <w:rPr>
          <w:rStyle w:val="CommentReference"/>
        </w:rPr>
        <w:annotationRef/>
      </w:r>
      <w:r>
        <w:t xml:space="preserve">Be explicit. “This model controls for all </w:t>
      </w:r>
      <w:proofErr w:type="gramStart"/>
      <w:r>
        <w:t>spatially-invariant</w:t>
      </w:r>
      <w:proofErr w:type="gramEnd"/>
      <w:r>
        <w:t xml:space="preserve"> time-varying and time-invariant spatially-varying confounders but does not control for ________. Consistent with previous papers, we assume only temperature meets these confounding conditions.”</w:t>
      </w:r>
    </w:p>
  </w:comment>
  <w:comment w:id="47" w:author="Jordan Kaplan" w:date="2023-03-23T21:16:00Z" w:initials="JK">
    <w:p w14:paraId="71C2FE89" w14:textId="3BCFC165" w:rsidR="00705241" w:rsidRDefault="00705241" w:rsidP="00705241">
      <w:r>
        <w:rPr>
          <w:rStyle w:val="CommentReference"/>
        </w:rPr>
        <w:annotationRef/>
      </w:r>
      <w:r>
        <w:rPr>
          <w:sz w:val="20"/>
          <w:szCs w:val="20"/>
        </w:rPr>
        <w:t xml:space="preserve">Confirm this is exactly </w:t>
      </w:r>
      <w:proofErr w:type="gramStart"/>
      <w:r>
        <w:rPr>
          <w:sz w:val="20"/>
          <w:szCs w:val="20"/>
        </w:rPr>
        <w:t>correct</w:t>
      </w:r>
      <w:proofErr w:type="gramEnd"/>
    </w:p>
  </w:comment>
  <w:comment w:id="48" w:author="Jordan Kaplan" w:date="2023-04-19T11:01:00Z" w:initials="JK">
    <w:p w14:paraId="50BFC414" w14:textId="77777777" w:rsidR="00E509E5" w:rsidRDefault="00E509E5" w:rsidP="00E65CD1">
      <w:r>
        <w:rPr>
          <w:rStyle w:val="CommentReference"/>
        </w:rPr>
        <w:annotationRef/>
      </w:r>
      <w:r>
        <w:rPr>
          <w:sz w:val="20"/>
          <w:szCs w:val="20"/>
        </w:rPr>
        <w:t>Subscripts may need refining to reflect difference between year-months and calendar-months</w:t>
      </w:r>
    </w:p>
  </w:comment>
  <w:comment w:id="49" w:author="Mathew Kiang" w:date="2023-04-20T10:15:00Z" w:initials="MK">
    <w:p w14:paraId="090BC2F9" w14:textId="0A4A0198" w:rsidR="009E473F" w:rsidRDefault="009E473F">
      <w:pPr>
        <w:pStyle w:val="CommentText"/>
      </w:pPr>
      <w:r>
        <w:rPr>
          <w:rStyle w:val="CommentReference"/>
        </w:rPr>
        <w:annotationRef/>
      </w:r>
      <w:r w:rsidR="00ED1CF3">
        <w:t xml:space="preserve">Could also write this as a single regression with a symbol for “fixed effects” and then show the three fixed effects separately. Or move the epsilon and offset forward and put the fixed effects at the end so they are more obvious. </w:t>
      </w:r>
      <w:r>
        <w:t xml:space="preserve"> </w:t>
      </w:r>
    </w:p>
  </w:comment>
  <w:comment w:id="55" w:author="Mathew Kiang" w:date="2023-04-20T10:20:00Z" w:initials="MK">
    <w:p w14:paraId="3C2EFD0C" w14:textId="07ED4466" w:rsidR="006D2D54" w:rsidRDefault="006D2D54">
      <w:pPr>
        <w:pStyle w:val="CommentText"/>
      </w:pPr>
      <w:r>
        <w:rPr>
          <w:rStyle w:val="CommentReference"/>
        </w:rPr>
        <w:annotationRef/>
      </w:r>
      <w:r>
        <w:t xml:space="preserve">Paragraph about equation 1 is a new paragraph. Then eq 2, then 3. </w:t>
      </w:r>
    </w:p>
  </w:comment>
  <w:comment w:id="56" w:author="Jordan Kaplan" w:date="2023-04-19T10:58:00Z" w:initials="JK">
    <w:p w14:paraId="5A9A92C7" w14:textId="3C172FF5" w:rsidR="00E17D44" w:rsidRDefault="00E17D44" w:rsidP="00E6315E">
      <w:r>
        <w:rPr>
          <w:rStyle w:val="CommentReference"/>
        </w:rPr>
        <w:annotationRef/>
      </w:r>
      <w:r>
        <w:rPr>
          <w:sz w:val="20"/>
          <w:szCs w:val="20"/>
        </w:rPr>
        <w:t xml:space="preserve">I struggled to find a more accurate symbol for lambda in </w:t>
      </w:r>
      <w:proofErr w:type="gramStart"/>
      <w:r>
        <w:rPr>
          <w:sz w:val="20"/>
          <w:szCs w:val="20"/>
        </w:rPr>
        <w:t>Word</w:t>
      </w:r>
      <w:proofErr w:type="gramEnd"/>
    </w:p>
  </w:comment>
  <w:comment w:id="57" w:author="Jordan Kaplan" w:date="2023-04-19T11:01:00Z" w:initials="JK">
    <w:p w14:paraId="52393503" w14:textId="77777777" w:rsidR="00D92A92" w:rsidRDefault="00D92A92" w:rsidP="00D4340A">
      <w:r>
        <w:rPr>
          <w:rStyle w:val="CommentReference"/>
        </w:rPr>
        <w:annotationRef/>
      </w:r>
      <w:r>
        <w:rPr>
          <w:sz w:val="20"/>
          <w:szCs w:val="20"/>
        </w:rPr>
        <w:t>Need to confirm the number of counties we actually have in sample due to IHME</w:t>
      </w:r>
    </w:p>
  </w:comment>
  <w:comment w:id="58" w:author="Mathew Kiang" w:date="2023-04-20T10:20:00Z" w:initials="MK">
    <w:p w14:paraId="11B2ADC0" w14:textId="43DBED99" w:rsidR="006D2D54" w:rsidRDefault="006D2D54">
      <w:pPr>
        <w:pStyle w:val="CommentText"/>
      </w:pPr>
      <w:r>
        <w:rPr>
          <w:rStyle w:val="CommentReference"/>
        </w:rPr>
        <w:annotationRef/>
      </w:r>
      <w:r>
        <w:t xml:space="preserve">Seasonality is implicitly controlled for because every </w:t>
      </w:r>
      <w:proofErr w:type="gramStart"/>
      <w:r>
        <w:t>time period</w:t>
      </w:r>
      <w:proofErr w:type="gramEnd"/>
      <w:r>
        <w:t xml:space="preserve"> is already adjusted for, right?</w:t>
      </w:r>
    </w:p>
  </w:comment>
  <w:comment w:id="59" w:author="Jordan Kaplan" w:date="2023-03-23T17:24:00Z" w:initials="JK">
    <w:p w14:paraId="60ABB77E" w14:textId="77777777" w:rsidR="007C55A4" w:rsidRDefault="00705241" w:rsidP="00E21F6A">
      <w:r>
        <w:rPr>
          <w:rStyle w:val="CommentReference"/>
        </w:rPr>
        <w:annotationRef/>
      </w:r>
      <w:r w:rsidR="007C55A4">
        <w:rPr>
          <w:sz w:val="20"/>
          <w:szCs w:val="20"/>
        </w:rPr>
        <w:t xml:space="preserve">Is this </w:t>
      </w:r>
      <w:proofErr w:type="gramStart"/>
      <w:r w:rsidR="007C55A4">
        <w:rPr>
          <w:sz w:val="20"/>
          <w:szCs w:val="20"/>
        </w:rPr>
        <w:t>exactly</w:t>
      </w:r>
      <w:proofErr w:type="gramEnd"/>
      <w:r w:rsidR="007C55A4">
        <w:rPr>
          <w:sz w:val="20"/>
          <w:szCs w:val="20"/>
        </w:rPr>
        <w:t xml:space="preserve"> correct? (i.e. the correct term is “risk ratio”?)</w:t>
      </w:r>
    </w:p>
  </w:comment>
  <w:comment w:id="60" w:author="Mathew Kiang" w:date="2023-04-20T10:22:00Z" w:initials="MK">
    <w:p w14:paraId="64D3746F" w14:textId="690AB9EF" w:rsidR="006D2D54" w:rsidRDefault="006D2D54">
      <w:pPr>
        <w:pStyle w:val="CommentText"/>
      </w:pPr>
      <w:r>
        <w:rPr>
          <w:rStyle w:val="CommentReference"/>
        </w:rPr>
        <w:annotationRef/>
      </w:r>
      <w:r>
        <w:t xml:space="preserve">In epi “risk ratio” is usually when the coefficient is binary so it’s the literal ratio. Here it is </w:t>
      </w:r>
      <w:proofErr w:type="gramStart"/>
      <w:r>
        <w:t>numeric</w:t>
      </w:r>
      <w:proofErr w:type="gramEnd"/>
      <w:r>
        <w:t xml:space="preserve"> so it is the relative increase. </w:t>
      </w:r>
    </w:p>
  </w:comment>
  <w:comment w:id="61" w:author="Jordan Kaplan" w:date="2023-03-23T21:38:00Z" w:initials="JK">
    <w:p w14:paraId="36AB4201" w14:textId="43A135EE" w:rsidR="00705241" w:rsidRDefault="00705241" w:rsidP="00705241">
      <w:r>
        <w:rPr>
          <w:rStyle w:val="CommentReference"/>
        </w:rPr>
        <w:annotationRef/>
      </w:r>
      <w:r>
        <w:rPr>
          <w:sz w:val="20"/>
          <w:szCs w:val="20"/>
        </w:rPr>
        <w:t>Somewhat unsure about this paragraph—this is based on a discussion with Marshall Burke</w:t>
      </w:r>
    </w:p>
  </w:comment>
  <w:comment w:id="62" w:author="Mathew Kiang" w:date="2023-04-20T10:25:00Z" w:initials="MK">
    <w:p w14:paraId="1D8C5613" w14:textId="4F59D558" w:rsidR="007A5F75" w:rsidRDefault="007A5F75">
      <w:pPr>
        <w:pStyle w:val="CommentText"/>
      </w:pPr>
      <w:r>
        <w:rPr>
          <w:rStyle w:val="CommentReference"/>
        </w:rPr>
        <w:annotationRef/>
      </w:r>
      <w:r>
        <w:t xml:space="preserve">CDC WONDER is the online portal that allows the public to access the MCOD data. Here we are just using the MCOD data. </w:t>
      </w:r>
    </w:p>
  </w:comment>
  <w:comment w:id="63" w:author="Jordan Kaplan" w:date="2023-04-19T11:14:00Z" w:initials="JK">
    <w:p w14:paraId="2446396B" w14:textId="77777777" w:rsidR="00BE1C62" w:rsidRDefault="00BE1C62" w:rsidP="00720DE9">
      <w:r>
        <w:rPr>
          <w:rStyle w:val="CommentReference"/>
        </w:rPr>
        <w:annotationRef/>
      </w:r>
      <w:r>
        <w:rPr>
          <w:sz w:val="20"/>
          <w:szCs w:val="20"/>
        </w:rPr>
        <w:t>This was not chosen with strong justification—I was looking for a way to show the distribution spatially across the entire sample. I will likely change this value, suggestions would be appreciated</w:t>
      </w:r>
    </w:p>
  </w:comment>
  <w:comment w:id="64" w:author="Jordan Kaplan" w:date="2023-04-17T15:18:00Z" w:initials="JK">
    <w:p w14:paraId="5370F21C" w14:textId="71FE1355" w:rsidR="0063468D" w:rsidRDefault="0063468D" w:rsidP="00DA6BAE">
      <w:r>
        <w:rPr>
          <w:rStyle w:val="CommentReference"/>
        </w:rPr>
        <w:annotationRef/>
      </w:r>
      <w:r>
        <w:rPr>
          <w:sz w:val="20"/>
          <w:szCs w:val="20"/>
        </w:rPr>
        <w:t>Citation</w:t>
      </w:r>
    </w:p>
  </w:comment>
  <w:comment w:id="65" w:author="Jordan Kaplan" w:date="2023-04-17T15:22:00Z" w:initials="JK">
    <w:p w14:paraId="5B5F1D2E" w14:textId="77777777" w:rsidR="001C2F8C" w:rsidRDefault="001C2F8C" w:rsidP="00CF3B44">
      <w:r>
        <w:rPr>
          <w:rStyle w:val="CommentReference"/>
        </w:rPr>
        <w:annotationRef/>
      </w:r>
      <w:r>
        <w:rPr>
          <w:sz w:val="20"/>
          <w:szCs w:val="20"/>
        </w:rPr>
        <w:t>Verify in code</w:t>
      </w:r>
    </w:p>
  </w:comment>
  <w:comment w:id="66" w:author="Jordan Kaplan" w:date="2023-04-19T11:19:00Z" w:initials="JK">
    <w:p w14:paraId="7848C3D4" w14:textId="77777777" w:rsidR="005D18D6" w:rsidRDefault="005D18D6" w:rsidP="00D203C3">
      <w:r>
        <w:rPr>
          <w:rStyle w:val="CommentReference"/>
        </w:rPr>
        <w:annotationRef/>
      </w:r>
      <w:r>
        <w:rPr>
          <w:sz w:val="20"/>
          <w:szCs w:val="20"/>
        </w:rPr>
        <w:t>Unsure how much value is added with these sub analyses. Or, conversely, if they imply that I should extend this sub analysis to Fig 2 main analyses as well</w:t>
      </w:r>
    </w:p>
  </w:comment>
  <w:comment w:id="67" w:author="Jordan Kaplan" w:date="2023-04-17T23:55:00Z" w:initials="JK">
    <w:p w14:paraId="1CBD0164" w14:textId="442AA1F3" w:rsidR="00BE4480" w:rsidRDefault="00BE4480" w:rsidP="00066C0E">
      <w:r>
        <w:rPr>
          <w:rStyle w:val="CommentReference"/>
        </w:rPr>
        <w:annotationRef/>
      </w:r>
      <w:r>
        <w:rPr>
          <w:sz w:val="20"/>
          <w:szCs w:val="20"/>
        </w:rPr>
        <w:t>Source</w:t>
      </w:r>
    </w:p>
  </w:comment>
  <w:comment w:id="68" w:author="Jordan Kaplan" w:date="2023-04-18T16:33:00Z" w:initials="JK">
    <w:p w14:paraId="3511D77D" w14:textId="77777777" w:rsidR="00317773" w:rsidRDefault="00317773" w:rsidP="00311331">
      <w:r>
        <w:rPr>
          <w:rStyle w:val="CommentReference"/>
        </w:rPr>
        <w:annotationRef/>
      </w:r>
      <w:r>
        <w:rPr>
          <w:sz w:val="20"/>
          <w:szCs w:val="20"/>
        </w:rPr>
        <w:t>I’m not sure if I can make a claim this speculative in scientific writing</w:t>
      </w:r>
    </w:p>
  </w:comment>
  <w:comment w:id="69" w:author="Jordan Kaplan" w:date="2023-04-18T17:12:00Z" w:initials="JK">
    <w:p w14:paraId="776D6E12" w14:textId="77777777" w:rsidR="00D50AAB" w:rsidRDefault="00D50AAB" w:rsidP="00933811">
      <w:r>
        <w:rPr>
          <w:rStyle w:val="CommentReference"/>
        </w:rPr>
        <w:annotationRef/>
      </w:r>
      <w:r>
        <w:rPr>
          <w:sz w:val="20"/>
          <w:szCs w:val="20"/>
        </w:rPr>
        <w:t>Plausible that different, discrete wildfire events in particular years can cause different associations?</w:t>
      </w:r>
    </w:p>
  </w:comment>
  <w:comment w:id="70" w:author="Jordan Kaplan" w:date="2023-04-18T18:11:00Z" w:initials="JK">
    <w:p w14:paraId="6B817D4B" w14:textId="77777777" w:rsidR="002E0070" w:rsidRDefault="002E0070" w:rsidP="00B71AF2">
      <w:r>
        <w:rPr>
          <w:rStyle w:val="CommentReference"/>
        </w:rPr>
        <w:annotationRef/>
      </w:r>
      <w:r>
        <w:rPr>
          <w:sz w:val="20"/>
          <w:szCs w:val="20"/>
        </w:rPr>
        <w:t>Additional possible explanations?</w:t>
      </w:r>
    </w:p>
  </w:comment>
  <w:comment w:id="71" w:author="Jordan Kaplan" w:date="2023-04-19T11:21:00Z" w:initials="JK">
    <w:p w14:paraId="7ADC5B60" w14:textId="77777777" w:rsidR="004566EA" w:rsidRDefault="004566EA" w:rsidP="00E044CA">
      <w:r>
        <w:rPr>
          <w:rStyle w:val="CommentReference"/>
        </w:rPr>
        <w:annotationRef/>
      </w:r>
      <w:r>
        <w:rPr>
          <w:sz w:val="20"/>
          <w:szCs w:val="20"/>
        </w:rPr>
        <w:t>Lots of cleaning up to make sure columns use consistent categories. Also may want to switch to a more professional-looking table generating software.</w:t>
      </w:r>
    </w:p>
  </w:comment>
  <w:comment w:id="72" w:author="Jordan Kaplan" w:date="2023-04-19T11:18:00Z" w:initials="JK">
    <w:p w14:paraId="2F09643A" w14:textId="5C2744B1" w:rsidR="004433CD" w:rsidRDefault="004433CD" w:rsidP="00DF5360">
      <w:r>
        <w:rPr>
          <w:rStyle w:val="CommentReference"/>
        </w:rPr>
        <w:annotationRef/>
      </w:r>
      <w:r>
        <w:rPr>
          <w:sz w:val="20"/>
          <w:szCs w:val="20"/>
        </w:rPr>
        <w:t>To do:</w:t>
      </w:r>
    </w:p>
    <w:p w14:paraId="1656C5F6" w14:textId="77777777" w:rsidR="004433CD" w:rsidRDefault="004433CD" w:rsidP="00DF5360">
      <w:r>
        <w:rPr>
          <w:sz w:val="20"/>
          <w:szCs w:val="20"/>
        </w:rPr>
        <w:t>- possibly change bins for a and c</w:t>
      </w:r>
    </w:p>
    <w:p w14:paraId="19F52D62" w14:textId="77777777" w:rsidR="004433CD" w:rsidRDefault="004433CD" w:rsidP="00DF5360">
      <w:r>
        <w:rPr>
          <w:sz w:val="20"/>
          <w:szCs w:val="20"/>
        </w:rPr>
        <w:t>- probably move e to position b</w:t>
      </w:r>
    </w:p>
    <w:p w14:paraId="0AE7031B" w14:textId="77777777" w:rsidR="004433CD" w:rsidRDefault="004433CD" w:rsidP="00DF5360">
      <w:r>
        <w:rPr>
          <w:sz w:val="20"/>
          <w:szCs w:val="20"/>
        </w:rPr>
        <w:t>- increase label sizes across the board</w:t>
      </w:r>
    </w:p>
  </w:comment>
  <w:comment w:id="73" w:author="Jordan Kaplan" w:date="2023-04-19T11:11:00Z" w:initials="JK">
    <w:p w14:paraId="05AA651F" w14:textId="7FCC4AA0" w:rsidR="007E3A37" w:rsidRDefault="007E3A37" w:rsidP="00816406">
      <w:r>
        <w:rPr>
          <w:rStyle w:val="CommentReference"/>
        </w:rPr>
        <w:annotationRef/>
      </w:r>
      <w:r>
        <w:rPr>
          <w:sz w:val="20"/>
          <w:szCs w:val="20"/>
        </w:rPr>
        <w:t>Need to change temp from F to C. Also wondering if I should add anything else to this table, and what software I should use to produce a table more stylistically consistent with published work</w:t>
      </w:r>
    </w:p>
  </w:comment>
  <w:comment w:id="74" w:author="Jordan Kaplan" w:date="2023-04-19T11:17:00Z" w:initials="JK">
    <w:p w14:paraId="3656FA4C" w14:textId="77777777" w:rsidR="00AF1222" w:rsidRDefault="00AF1222" w:rsidP="0089196F">
      <w:r>
        <w:rPr>
          <w:rStyle w:val="CommentReference"/>
        </w:rPr>
        <w:annotationRef/>
      </w:r>
      <w:r>
        <w:rPr>
          <w:sz w:val="20"/>
          <w:szCs w:val="20"/>
        </w:rPr>
        <w:t xml:space="preserve">To do: </w:t>
      </w:r>
    </w:p>
    <w:p w14:paraId="41CD08DB" w14:textId="77777777" w:rsidR="00AF1222" w:rsidRDefault="00AF1222" w:rsidP="0089196F">
      <w:r>
        <w:rPr>
          <w:sz w:val="20"/>
          <w:szCs w:val="20"/>
        </w:rPr>
        <w:t>- change y axis for clefs</w:t>
      </w:r>
    </w:p>
    <w:p w14:paraId="71D98BD4" w14:textId="77777777" w:rsidR="00AF1222" w:rsidRDefault="00AF1222" w:rsidP="0089196F">
      <w:r>
        <w:rPr>
          <w:sz w:val="20"/>
          <w:szCs w:val="20"/>
        </w:rPr>
        <w:t>- annotate our preferred model</w:t>
      </w:r>
    </w:p>
    <w:p w14:paraId="50BE86EF" w14:textId="77777777" w:rsidR="00AF1222" w:rsidRDefault="00AF1222" w:rsidP="0089196F">
      <w:r>
        <w:rPr>
          <w:sz w:val="20"/>
          <w:szCs w:val="20"/>
        </w:rPr>
        <w:t>- choose better colors for tiles</w:t>
      </w:r>
    </w:p>
  </w:comment>
  <w:comment w:id="75" w:author="Jordan Kaplan" w:date="2023-04-19T11:17:00Z" w:initials="JK">
    <w:p w14:paraId="4753163D" w14:textId="77777777" w:rsidR="00AF1222" w:rsidRDefault="00AF1222" w:rsidP="00EF5192">
      <w:r>
        <w:rPr>
          <w:rStyle w:val="CommentReference"/>
        </w:rPr>
        <w:annotationRef/>
      </w:r>
      <w:r>
        <w:rPr>
          <w:sz w:val="20"/>
          <w:szCs w:val="20"/>
        </w:rPr>
        <w:t>To do:</w:t>
      </w:r>
    </w:p>
    <w:p w14:paraId="5988EDB0" w14:textId="77777777" w:rsidR="00AF1222" w:rsidRDefault="00AF1222" w:rsidP="00EF5192">
      <w:r>
        <w:rPr>
          <w:sz w:val="20"/>
          <w:szCs w:val="20"/>
        </w:rPr>
        <w:t>- change y axis for clefs</w:t>
      </w:r>
    </w:p>
    <w:p w14:paraId="7513565F" w14:textId="77777777" w:rsidR="00AF1222" w:rsidRDefault="00AF1222" w:rsidP="00EF5192">
      <w:r>
        <w:rPr>
          <w:sz w:val="20"/>
          <w:szCs w:val="20"/>
        </w:rPr>
        <w:t>- adjust tile and possibly color</w:t>
      </w:r>
    </w:p>
    <w:p w14:paraId="028E07FD" w14:textId="77777777" w:rsidR="00AF1222" w:rsidRDefault="00AF1222" w:rsidP="00EF5192">
      <w:r>
        <w:rPr>
          <w:sz w:val="20"/>
          <w:szCs w:val="20"/>
        </w:rPr>
        <w:t>- clean up year labels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65D5A1" w15:done="0"/>
  <w15:commentEx w15:paraId="6C2B91C4" w15:done="0"/>
  <w15:commentEx w15:paraId="245160B9" w15:paraIdParent="6C2B91C4" w15:done="0"/>
  <w15:commentEx w15:paraId="43452B54" w15:done="0"/>
  <w15:commentEx w15:paraId="54E595BA" w15:done="0"/>
  <w15:commentEx w15:paraId="687F498C" w15:done="0"/>
  <w15:commentEx w15:paraId="7F71417E" w15:done="0"/>
  <w15:commentEx w15:paraId="4170334B" w15:done="0"/>
  <w15:commentEx w15:paraId="59CD8C48" w15:done="0"/>
  <w15:commentEx w15:paraId="206A77C8" w15:done="0"/>
  <w15:commentEx w15:paraId="3362AF87" w15:done="0"/>
  <w15:commentEx w15:paraId="39641AB9" w15:done="0"/>
  <w15:commentEx w15:paraId="1C939341" w15:done="0"/>
  <w15:commentEx w15:paraId="2CB4BBC4" w15:done="0"/>
  <w15:commentEx w15:paraId="2B381D80" w15:done="0"/>
  <w15:commentEx w15:paraId="66E250C8" w15:paraIdParent="2B381D80" w15:done="0"/>
  <w15:commentEx w15:paraId="2AB59377" w15:done="0"/>
  <w15:commentEx w15:paraId="71C2FE89" w15:done="0"/>
  <w15:commentEx w15:paraId="50BFC414" w15:done="0"/>
  <w15:commentEx w15:paraId="090BC2F9" w15:done="0"/>
  <w15:commentEx w15:paraId="3C2EFD0C" w15:done="0"/>
  <w15:commentEx w15:paraId="5A9A92C7" w15:done="0"/>
  <w15:commentEx w15:paraId="52393503" w15:done="0"/>
  <w15:commentEx w15:paraId="11B2ADC0" w15:done="0"/>
  <w15:commentEx w15:paraId="60ABB77E" w15:done="0"/>
  <w15:commentEx w15:paraId="64D3746F" w15:done="0"/>
  <w15:commentEx w15:paraId="36AB4201" w15:done="0"/>
  <w15:commentEx w15:paraId="1D8C5613" w15:done="0"/>
  <w15:commentEx w15:paraId="2446396B" w15:done="0"/>
  <w15:commentEx w15:paraId="5370F21C" w15:done="0"/>
  <w15:commentEx w15:paraId="5B5F1D2E" w15:done="0"/>
  <w15:commentEx w15:paraId="7848C3D4" w15:done="0"/>
  <w15:commentEx w15:paraId="1CBD0164" w15:done="0"/>
  <w15:commentEx w15:paraId="3511D77D" w15:done="0"/>
  <w15:commentEx w15:paraId="776D6E12" w15:done="0"/>
  <w15:commentEx w15:paraId="6B817D4B" w15:done="0"/>
  <w15:commentEx w15:paraId="7ADC5B60" w15:done="0"/>
  <w15:commentEx w15:paraId="0AE7031B" w15:done="0"/>
  <w15:commentEx w15:paraId="05AA651F" w15:done="0"/>
  <w15:commentEx w15:paraId="50BE86EF" w15:done="0"/>
  <w15:commentEx w15:paraId="028E07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B82EE" w16cex:dateUtc="2023-04-20T16:22:00Z"/>
  <w16cex:commentExtensible w16cex:durableId="27EA43DA" w16cex:dateUtc="2023-04-19T17:41:00Z"/>
  <w16cex:commentExtensible w16cex:durableId="27EB843C" w16cex:dateUtc="2023-04-20T16:28:00Z"/>
  <w16cex:commentExtensible w16cex:durableId="27EB82BB" w16cex:dateUtc="2023-04-20T16:22:00Z"/>
  <w16cex:commentExtensible w16cex:durableId="27EB83E1" w16cex:dateUtc="2023-04-20T16:26:00Z"/>
  <w16cex:commentExtensible w16cex:durableId="27EA45AB" w16cex:dateUtc="2023-04-19T17:49:00Z"/>
  <w16cex:commentExtensible w16cex:durableId="27EB8756" w16cex:dateUtc="2023-04-20T16:41:00Z"/>
  <w16cex:commentExtensible w16cex:durableId="27EB88DD" w16cex:dateUtc="2023-04-20T16:48:00Z"/>
  <w16cex:commentExtensible w16cex:durableId="27EA45E7" w16cex:dateUtc="2023-04-19T17:50:00Z"/>
  <w16cex:commentExtensible w16cex:durableId="27EA4671" w16cex:dateUtc="2023-04-19T17:52:00Z"/>
  <w16cex:commentExtensible w16cex:durableId="27EB8980" w16cex:dateUtc="2023-04-20T16:50:00Z"/>
  <w16cex:commentExtensible w16cex:durableId="27EB8A09" w16cex:dateUtc="2023-04-20T16:53:00Z"/>
  <w16cex:commentExtensible w16cex:durableId="27EB8A21" w16cex:dateUtc="2023-04-20T16:53:00Z"/>
  <w16cex:commentExtensible w16cex:durableId="27EA46CB" w16cex:dateUtc="2023-04-19T17:54:00Z"/>
  <w16cex:commentExtensible w16cex:durableId="27EA46FE" w16cex:dateUtc="2023-04-19T17:54:00Z"/>
  <w16cex:commentExtensible w16cex:durableId="27EA470A" w16cex:dateUtc="2023-04-19T17:55:00Z"/>
  <w16cex:commentExtensible w16cex:durableId="27EB8EA5" w16cex:dateUtc="2023-04-20T17:12:00Z"/>
  <w16cex:commentExtensible w16cex:durableId="27C7401B" w16cex:dateUtc="2023-03-24T02:16:00Z"/>
  <w16cex:commentExtensible w16cex:durableId="27EA4877" w16cex:dateUtc="2023-04-19T18:01:00Z"/>
  <w16cex:commentExtensible w16cex:durableId="27EB8F5A" w16cex:dateUtc="2023-04-20T17:15:00Z"/>
  <w16cex:commentExtensible w16cex:durableId="27EB9060" w16cex:dateUtc="2023-04-20T17:20:00Z"/>
  <w16cex:commentExtensible w16cex:durableId="27EA47C5" w16cex:dateUtc="2023-04-19T17:58:00Z"/>
  <w16cex:commentExtensible w16cex:durableId="27EA48A5" w16cex:dateUtc="2023-04-19T18:01:00Z"/>
  <w16cex:commentExtensible w16cex:durableId="27EB9087" w16cex:dateUtc="2023-04-20T17:20:00Z"/>
  <w16cex:commentExtensible w16cex:durableId="27C709D4" w16cex:dateUtc="2023-03-23T22:24:00Z"/>
  <w16cex:commentExtensible w16cex:durableId="27EB90F0" w16cex:dateUtc="2023-04-20T17:22:00Z"/>
  <w16cex:commentExtensible w16cex:durableId="27C74539" w16cex:dateUtc="2023-03-24T02:38:00Z"/>
  <w16cex:commentExtensible w16cex:durableId="27EB9184" w16cex:dateUtc="2023-04-20T17:25:00Z"/>
  <w16cex:commentExtensible w16cex:durableId="27EA4BA5" w16cex:dateUtc="2023-04-19T18:14:00Z"/>
  <w16cex:commentExtensible w16cex:durableId="27E7E1DE" w16cex:dateUtc="2023-04-17T22:18:00Z"/>
  <w16cex:commentExtensible w16cex:durableId="27E7E2B3" w16cex:dateUtc="2023-04-17T22:22:00Z"/>
  <w16cex:commentExtensible w16cex:durableId="27EA4CDC" w16cex:dateUtc="2023-04-19T18:19:00Z"/>
  <w16cex:commentExtensible w16cex:durableId="27E85AF2" w16cex:dateUtc="2023-04-18T06:55:00Z"/>
  <w16cex:commentExtensible w16cex:durableId="27E944DA" w16cex:dateUtc="2023-04-18T23:33:00Z"/>
  <w16cex:commentExtensible w16cex:durableId="27E94DEE" w16cex:dateUtc="2023-04-19T00:12:00Z"/>
  <w16cex:commentExtensible w16cex:durableId="27E95BEB" w16cex:dateUtc="2023-04-19T01:11:00Z"/>
  <w16cex:commentExtensible w16cex:durableId="27EA4D3F" w16cex:dateUtc="2023-04-19T18:21:00Z"/>
  <w16cex:commentExtensible w16cex:durableId="27EA4C82" w16cex:dateUtc="2023-04-19T18:18:00Z"/>
  <w16cex:commentExtensible w16cex:durableId="27EA4AD1" w16cex:dateUtc="2023-04-19T18:11:00Z"/>
  <w16cex:commentExtensible w16cex:durableId="27EA4C34" w16cex:dateUtc="2023-04-19T18:17:00Z"/>
  <w16cex:commentExtensible w16cex:durableId="27EA4C5B" w16cex:dateUtc="2023-04-19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65D5A1" w16cid:durableId="27EB82EE"/>
  <w16cid:commentId w16cid:paraId="6C2B91C4" w16cid:durableId="27EA43DA"/>
  <w16cid:commentId w16cid:paraId="245160B9" w16cid:durableId="27EB843C"/>
  <w16cid:commentId w16cid:paraId="43452B54" w16cid:durableId="27EB82BB"/>
  <w16cid:commentId w16cid:paraId="54E595BA" w16cid:durableId="27EB83E1"/>
  <w16cid:commentId w16cid:paraId="687F498C" w16cid:durableId="27EA45AB"/>
  <w16cid:commentId w16cid:paraId="7F71417E" w16cid:durableId="27EB8756"/>
  <w16cid:commentId w16cid:paraId="4170334B" w16cid:durableId="27EB88DD"/>
  <w16cid:commentId w16cid:paraId="59CD8C48" w16cid:durableId="27EA45E7"/>
  <w16cid:commentId w16cid:paraId="206A77C8" w16cid:durableId="27EA4671"/>
  <w16cid:commentId w16cid:paraId="3362AF87" w16cid:durableId="27EB8980"/>
  <w16cid:commentId w16cid:paraId="39641AB9" w16cid:durableId="27EB8A09"/>
  <w16cid:commentId w16cid:paraId="1C939341" w16cid:durableId="27EB8A21"/>
  <w16cid:commentId w16cid:paraId="2CB4BBC4" w16cid:durableId="27EA46CB"/>
  <w16cid:commentId w16cid:paraId="2B381D80" w16cid:durableId="27EA46FE"/>
  <w16cid:commentId w16cid:paraId="66E250C8" w16cid:durableId="27EA470A"/>
  <w16cid:commentId w16cid:paraId="2AB59377" w16cid:durableId="27EB8EA5"/>
  <w16cid:commentId w16cid:paraId="71C2FE89" w16cid:durableId="27C7401B"/>
  <w16cid:commentId w16cid:paraId="50BFC414" w16cid:durableId="27EA4877"/>
  <w16cid:commentId w16cid:paraId="090BC2F9" w16cid:durableId="27EB8F5A"/>
  <w16cid:commentId w16cid:paraId="3C2EFD0C" w16cid:durableId="27EB9060"/>
  <w16cid:commentId w16cid:paraId="5A9A92C7" w16cid:durableId="27EA47C5"/>
  <w16cid:commentId w16cid:paraId="52393503" w16cid:durableId="27EA48A5"/>
  <w16cid:commentId w16cid:paraId="11B2ADC0" w16cid:durableId="27EB9087"/>
  <w16cid:commentId w16cid:paraId="60ABB77E" w16cid:durableId="27C709D4"/>
  <w16cid:commentId w16cid:paraId="64D3746F" w16cid:durableId="27EB90F0"/>
  <w16cid:commentId w16cid:paraId="36AB4201" w16cid:durableId="27C74539"/>
  <w16cid:commentId w16cid:paraId="1D8C5613" w16cid:durableId="27EB9184"/>
  <w16cid:commentId w16cid:paraId="2446396B" w16cid:durableId="27EA4BA5"/>
  <w16cid:commentId w16cid:paraId="5370F21C" w16cid:durableId="27E7E1DE"/>
  <w16cid:commentId w16cid:paraId="5B5F1D2E" w16cid:durableId="27E7E2B3"/>
  <w16cid:commentId w16cid:paraId="7848C3D4" w16cid:durableId="27EA4CDC"/>
  <w16cid:commentId w16cid:paraId="1CBD0164" w16cid:durableId="27E85AF2"/>
  <w16cid:commentId w16cid:paraId="3511D77D" w16cid:durableId="27E944DA"/>
  <w16cid:commentId w16cid:paraId="776D6E12" w16cid:durableId="27E94DEE"/>
  <w16cid:commentId w16cid:paraId="6B817D4B" w16cid:durableId="27E95BEB"/>
  <w16cid:commentId w16cid:paraId="7ADC5B60" w16cid:durableId="27EA4D3F"/>
  <w16cid:commentId w16cid:paraId="0AE7031B" w16cid:durableId="27EA4C82"/>
  <w16cid:commentId w16cid:paraId="05AA651F" w16cid:durableId="27EA4AD1"/>
  <w16cid:commentId w16cid:paraId="50BE86EF" w16cid:durableId="27EA4C34"/>
  <w16cid:commentId w16cid:paraId="028E07FD" w16cid:durableId="27EA4C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A5F16" w14:textId="77777777" w:rsidR="00F954AA" w:rsidRDefault="00F954AA" w:rsidP="002A3338">
      <w:r>
        <w:separator/>
      </w:r>
    </w:p>
  </w:endnote>
  <w:endnote w:type="continuationSeparator" w:id="0">
    <w:p w14:paraId="43CC7FCE" w14:textId="77777777" w:rsidR="00F954AA" w:rsidRDefault="00F954AA" w:rsidP="002A3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eta">
    <w:altName w:val="Cambria"/>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4118460"/>
      <w:docPartObj>
        <w:docPartGallery w:val="Page Numbers (Bottom of Page)"/>
        <w:docPartUnique/>
      </w:docPartObj>
    </w:sdtPr>
    <w:sdtContent>
      <w:p w14:paraId="2506AA10" w14:textId="05030640" w:rsidR="002A3338" w:rsidRDefault="002A3338" w:rsidP="00EB27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07CED67A" w14:textId="77777777" w:rsidR="002A3338" w:rsidRDefault="002A3338" w:rsidP="002A333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8736900"/>
      <w:docPartObj>
        <w:docPartGallery w:val="Page Numbers (Bottom of Page)"/>
        <w:docPartUnique/>
      </w:docPartObj>
    </w:sdtPr>
    <w:sdtEndPr>
      <w:rPr>
        <w:rStyle w:val="PageNumber"/>
        <w:sz w:val="22"/>
        <w:szCs w:val="22"/>
      </w:rPr>
    </w:sdtEndPr>
    <w:sdtContent>
      <w:p w14:paraId="75F78549" w14:textId="715C096F" w:rsidR="002A3338" w:rsidRDefault="002A3338" w:rsidP="00EB27E6">
        <w:pPr>
          <w:pStyle w:val="Footer"/>
          <w:framePr w:wrap="none" w:vAnchor="text" w:hAnchor="margin" w:xAlign="right" w:y="1"/>
          <w:rPr>
            <w:rStyle w:val="PageNumber"/>
          </w:rPr>
        </w:pPr>
        <w:r w:rsidRPr="002A3338">
          <w:rPr>
            <w:rStyle w:val="PageNumber"/>
            <w:sz w:val="22"/>
            <w:szCs w:val="22"/>
          </w:rPr>
          <w:fldChar w:fldCharType="begin"/>
        </w:r>
        <w:r w:rsidRPr="002A3338">
          <w:rPr>
            <w:rStyle w:val="PageNumber"/>
            <w:sz w:val="22"/>
            <w:szCs w:val="22"/>
          </w:rPr>
          <w:instrText xml:space="preserve"> PAGE </w:instrText>
        </w:r>
        <w:r w:rsidRPr="002A3338">
          <w:rPr>
            <w:rStyle w:val="PageNumber"/>
            <w:sz w:val="22"/>
            <w:szCs w:val="22"/>
          </w:rPr>
          <w:fldChar w:fldCharType="separate"/>
        </w:r>
        <w:r w:rsidRPr="002A3338">
          <w:rPr>
            <w:rStyle w:val="PageNumber"/>
            <w:noProof/>
            <w:sz w:val="22"/>
            <w:szCs w:val="22"/>
          </w:rPr>
          <w:t>1</w:t>
        </w:r>
        <w:r w:rsidRPr="002A3338">
          <w:rPr>
            <w:rStyle w:val="PageNumber"/>
            <w:sz w:val="22"/>
            <w:szCs w:val="22"/>
          </w:rPr>
          <w:fldChar w:fldCharType="end"/>
        </w:r>
      </w:p>
    </w:sdtContent>
  </w:sdt>
  <w:p w14:paraId="60674CBB" w14:textId="77777777" w:rsidR="002A3338" w:rsidRDefault="002A3338" w:rsidP="002A333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078B0" w14:textId="77777777" w:rsidR="00F954AA" w:rsidRDefault="00F954AA" w:rsidP="002A3338">
      <w:r>
        <w:separator/>
      </w:r>
    </w:p>
  </w:footnote>
  <w:footnote w:type="continuationSeparator" w:id="0">
    <w:p w14:paraId="1205C3B8" w14:textId="77777777" w:rsidR="00F954AA" w:rsidRDefault="00F954AA" w:rsidP="002A33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86B8A"/>
    <w:multiLevelType w:val="hybridMultilevel"/>
    <w:tmpl w:val="B0985684"/>
    <w:lvl w:ilvl="0" w:tplc="5D02750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8D333B"/>
    <w:multiLevelType w:val="hybridMultilevel"/>
    <w:tmpl w:val="231EAC58"/>
    <w:lvl w:ilvl="0" w:tplc="DBD290F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2034D1"/>
    <w:multiLevelType w:val="hybridMultilevel"/>
    <w:tmpl w:val="4AC01346"/>
    <w:lvl w:ilvl="0" w:tplc="97168EA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6123180">
    <w:abstractNumId w:val="0"/>
  </w:num>
  <w:num w:numId="2" w16cid:durableId="1220744952">
    <w:abstractNumId w:val="1"/>
  </w:num>
  <w:num w:numId="3" w16cid:durableId="131788114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ew Kiang">
    <w15:presenceInfo w15:providerId="AD" w15:userId="S::mkiang@stanford.edu::ec4291fa-414b-46cc-8859-6667bbe0540d"/>
  </w15:person>
  <w15:person w15:author="Jordan Kaplan">
    <w15:presenceInfo w15:providerId="AD" w15:userId="S::jlkaplan@stanford.edu::8b48267b-6e75-4584-b8eb-7918aea812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4"/>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537"/>
    <w:rsid w:val="00032605"/>
    <w:rsid w:val="00045D11"/>
    <w:rsid w:val="00082355"/>
    <w:rsid w:val="000966D6"/>
    <w:rsid w:val="000976CB"/>
    <w:rsid w:val="00140D8B"/>
    <w:rsid w:val="001B6A44"/>
    <w:rsid w:val="001C2F8C"/>
    <w:rsid w:val="00200792"/>
    <w:rsid w:val="00255CAE"/>
    <w:rsid w:val="00262A64"/>
    <w:rsid w:val="00280AC2"/>
    <w:rsid w:val="0029066A"/>
    <w:rsid w:val="0029586F"/>
    <w:rsid w:val="00295AFD"/>
    <w:rsid w:val="002A1602"/>
    <w:rsid w:val="002A3338"/>
    <w:rsid w:val="002A7E67"/>
    <w:rsid w:val="002B3F73"/>
    <w:rsid w:val="002D1405"/>
    <w:rsid w:val="002E0070"/>
    <w:rsid w:val="002E2755"/>
    <w:rsid w:val="002F655D"/>
    <w:rsid w:val="00307C6B"/>
    <w:rsid w:val="00313D92"/>
    <w:rsid w:val="00317773"/>
    <w:rsid w:val="00360704"/>
    <w:rsid w:val="003924C6"/>
    <w:rsid w:val="003C5493"/>
    <w:rsid w:val="003F27D7"/>
    <w:rsid w:val="00425DB8"/>
    <w:rsid w:val="0043788C"/>
    <w:rsid w:val="004433CD"/>
    <w:rsid w:val="0044510B"/>
    <w:rsid w:val="004566EA"/>
    <w:rsid w:val="004655E4"/>
    <w:rsid w:val="00485F5E"/>
    <w:rsid w:val="0049025E"/>
    <w:rsid w:val="004E4C62"/>
    <w:rsid w:val="004F6AF4"/>
    <w:rsid w:val="00511564"/>
    <w:rsid w:val="005375FB"/>
    <w:rsid w:val="00546FB6"/>
    <w:rsid w:val="00596E2D"/>
    <w:rsid w:val="005A3C58"/>
    <w:rsid w:val="005C181D"/>
    <w:rsid w:val="005D18D6"/>
    <w:rsid w:val="005D5EE5"/>
    <w:rsid w:val="005F27C9"/>
    <w:rsid w:val="006150BF"/>
    <w:rsid w:val="0063468D"/>
    <w:rsid w:val="00645E36"/>
    <w:rsid w:val="00650901"/>
    <w:rsid w:val="00655527"/>
    <w:rsid w:val="00656AF0"/>
    <w:rsid w:val="006603B8"/>
    <w:rsid w:val="00666008"/>
    <w:rsid w:val="006777D5"/>
    <w:rsid w:val="006A136B"/>
    <w:rsid w:val="006C5871"/>
    <w:rsid w:val="006D1661"/>
    <w:rsid w:val="006D2D54"/>
    <w:rsid w:val="006D73F2"/>
    <w:rsid w:val="006D7BAD"/>
    <w:rsid w:val="006E666F"/>
    <w:rsid w:val="00705241"/>
    <w:rsid w:val="007101C5"/>
    <w:rsid w:val="007411E2"/>
    <w:rsid w:val="00751A8E"/>
    <w:rsid w:val="00761F64"/>
    <w:rsid w:val="007814EA"/>
    <w:rsid w:val="00781733"/>
    <w:rsid w:val="0078559A"/>
    <w:rsid w:val="007A5F75"/>
    <w:rsid w:val="007C55A4"/>
    <w:rsid w:val="007E3A37"/>
    <w:rsid w:val="007E5A9D"/>
    <w:rsid w:val="007E64BC"/>
    <w:rsid w:val="00800635"/>
    <w:rsid w:val="00803F2B"/>
    <w:rsid w:val="0080536F"/>
    <w:rsid w:val="00815537"/>
    <w:rsid w:val="00826968"/>
    <w:rsid w:val="00826A7C"/>
    <w:rsid w:val="0083170D"/>
    <w:rsid w:val="00847F31"/>
    <w:rsid w:val="00852868"/>
    <w:rsid w:val="00874997"/>
    <w:rsid w:val="00887977"/>
    <w:rsid w:val="00894B40"/>
    <w:rsid w:val="008B3CEF"/>
    <w:rsid w:val="008B6C90"/>
    <w:rsid w:val="008B76CC"/>
    <w:rsid w:val="008D3C20"/>
    <w:rsid w:val="009038A3"/>
    <w:rsid w:val="00905A17"/>
    <w:rsid w:val="009135D0"/>
    <w:rsid w:val="00924DFE"/>
    <w:rsid w:val="009C4499"/>
    <w:rsid w:val="009C6D28"/>
    <w:rsid w:val="009E473F"/>
    <w:rsid w:val="009F1502"/>
    <w:rsid w:val="00A05281"/>
    <w:rsid w:val="00A21DDB"/>
    <w:rsid w:val="00A22FEF"/>
    <w:rsid w:val="00A6511B"/>
    <w:rsid w:val="00A836D2"/>
    <w:rsid w:val="00A8766E"/>
    <w:rsid w:val="00A8787C"/>
    <w:rsid w:val="00AC4817"/>
    <w:rsid w:val="00AC5B2D"/>
    <w:rsid w:val="00AE25F1"/>
    <w:rsid w:val="00AF071F"/>
    <w:rsid w:val="00AF1222"/>
    <w:rsid w:val="00B07213"/>
    <w:rsid w:val="00B44C34"/>
    <w:rsid w:val="00B50625"/>
    <w:rsid w:val="00B562C5"/>
    <w:rsid w:val="00B636CD"/>
    <w:rsid w:val="00B90F23"/>
    <w:rsid w:val="00B92816"/>
    <w:rsid w:val="00BD630A"/>
    <w:rsid w:val="00BE1C62"/>
    <w:rsid w:val="00BE4480"/>
    <w:rsid w:val="00BE4FEB"/>
    <w:rsid w:val="00BF0978"/>
    <w:rsid w:val="00C13082"/>
    <w:rsid w:val="00C34607"/>
    <w:rsid w:val="00C672DA"/>
    <w:rsid w:val="00C867D7"/>
    <w:rsid w:val="00C87CB0"/>
    <w:rsid w:val="00C938CC"/>
    <w:rsid w:val="00CA1A90"/>
    <w:rsid w:val="00CD0203"/>
    <w:rsid w:val="00CE6859"/>
    <w:rsid w:val="00CF0F71"/>
    <w:rsid w:val="00CF7DE4"/>
    <w:rsid w:val="00D30C65"/>
    <w:rsid w:val="00D42F83"/>
    <w:rsid w:val="00D50AAB"/>
    <w:rsid w:val="00D92A92"/>
    <w:rsid w:val="00DA03C7"/>
    <w:rsid w:val="00DA522C"/>
    <w:rsid w:val="00DC0B8E"/>
    <w:rsid w:val="00DC281F"/>
    <w:rsid w:val="00DE241E"/>
    <w:rsid w:val="00DF4240"/>
    <w:rsid w:val="00E17D44"/>
    <w:rsid w:val="00E326F0"/>
    <w:rsid w:val="00E43A23"/>
    <w:rsid w:val="00E509E5"/>
    <w:rsid w:val="00E61EF1"/>
    <w:rsid w:val="00E66FC6"/>
    <w:rsid w:val="00E9579F"/>
    <w:rsid w:val="00ED1CF3"/>
    <w:rsid w:val="00EF3610"/>
    <w:rsid w:val="00F06860"/>
    <w:rsid w:val="00F20CBE"/>
    <w:rsid w:val="00F81BD8"/>
    <w:rsid w:val="00F87CD0"/>
    <w:rsid w:val="00F954AA"/>
    <w:rsid w:val="00FB7131"/>
    <w:rsid w:val="00FD0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F46FD"/>
  <w15:chartTrackingRefBased/>
  <w15:docId w15:val="{39DD62BB-EBBF-7E48-8449-388DF99B9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33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A3338"/>
    <w:pPr>
      <w:tabs>
        <w:tab w:val="center" w:pos="4680"/>
        <w:tab w:val="right" w:pos="9360"/>
      </w:tabs>
    </w:pPr>
  </w:style>
  <w:style w:type="character" w:customStyle="1" w:styleId="FooterChar">
    <w:name w:val="Footer Char"/>
    <w:basedOn w:val="DefaultParagraphFont"/>
    <w:link w:val="Footer"/>
    <w:uiPriority w:val="99"/>
    <w:rsid w:val="002A3338"/>
    <w:rPr>
      <w:kern w:val="0"/>
      <w14:ligatures w14:val="none"/>
    </w:rPr>
  </w:style>
  <w:style w:type="character" w:styleId="PageNumber">
    <w:name w:val="page number"/>
    <w:basedOn w:val="DefaultParagraphFont"/>
    <w:uiPriority w:val="99"/>
    <w:semiHidden/>
    <w:unhideWhenUsed/>
    <w:rsid w:val="002A3338"/>
  </w:style>
  <w:style w:type="paragraph" w:styleId="Header">
    <w:name w:val="header"/>
    <w:basedOn w:val="Normal"/>
    <w:link w:val="HeaderChar"/>
    <w:uiPriority w:val="99"/>
    <w:unhideWhenUsed/>
    <w:rsid w:val="002A3338"/>
    <w:pPr>
      <w:tabs>
        <w:tab w:val="center" w:pos="4680"/>
        <w:tab w:val="right" w:pos="9360"/>
      </w:tabs>
    </w:pPr>
  </w:style>
  <w:style w:type="character" w:customStyle="1" w:styleId="HeaderChar">
    <w:name w:val="Header Char"/>
    <w:basedOn w:val="DefaultParagraphFont"/>
    <w:link w:val="Header"/>
    <w:uiPriority w:val="99"/>
    <w:rsid w:val="002A3338"/>
    <w:rPr>
      <w:kern w:val="0"/>
      <w14:ligatures w14:val="none"/>
    </w:rPr>
  </w:style>
  <w:style w:type="character" w:styleId="CommentReference">
    <w:name w:val="annotation reference"/>
    <w:basedOn w:val="DefaultParagraphFont"/>
    <w:uiPriority w:val="99"/>
    <w:semiHidden/>
    <w:unhideWhenUsed/>
    <w:rsid w:val="00705241"/>
    <w:rPr>
      <w:sz w:val="16"/>
      <w:szCs w:val="16"/>
    </w:rPr>
  </w:style>
  <w:style w:type="paragraph" w:styleId="Bibliography">
    <w:name w:val="Bibliography"/>
    <w:basedOn w:val="Normal"/>
    <w:next w:val="Normal"/>
    <w:uiPriority w:val="37"/>
    <w:unhideWhenUsed/>
    <w:rsid w:val="00751A8E"/>
    <w:pPr>
      <w:tabs>
        <w:tab w:val="left" w:pos="380"/>
      </w:tabs>
      <w:spacing w:after="240"/>
      <w:ind w:left="384" w:hanging="384"/>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kern w:val="0"/>
      <w:sz w:val="20"/>
      <w:szCs w:val="20"/>
      <w14:ligatures w14:val="none"/>
    </w:rPr>
  </w:style>
  <w:style w:type="paragraph" w:styleId="Caption">
    <w:name w:val="caption"/>
    <w:basedOn w:val="Normal"/>
    <w:next w:val="Normal"/>
    <w:uiPriority w:val="35"/>
    <w:unhideWhenUsed/>
    <w:qFormat/>
    <w:rsid w:val="00E61EF1"/>
    <w:pPr>
      <w:spacing w:after="200"/>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63468D"/>
    <w:rPr>
      <w:b/>
      <w:bCs/>
    </w:rPr>
  </w:style>
  <w:style w:type="character" w:customStyle="1" w:styleId="CommentSubjectChar">
    <w:name w:val="Comment Subject Char"/>
    <w:basedOn w:val="CommentTextChar"/>
    <w:link w:val="CommentSubject"/>
    <w:uiPriority w:val="99"/>
    <w:semiHidden/>
    <w:rsid w:val="0063468D"/>
    <w:rPr>
      <w:b/>
      <w:bCs/>
      <w:kern w:val="0"/>
      <w:sz w:val="20"/>
      <w:szCs w:val="20"/>
      <w14:ligatures w14:val="none"/>
    </w:rPr>
  </w:style>
  <w:style w:type="paragraph" w:styleId="ListParagraph">
    <w:name w:val="List Paragraph"/>
    <w:basedOn w:val="Normal"/>
    <w:uiPriority w:val="34"/>
    <w:qFormat/>
    <w:rsid w:val="005C181D"/>
    <w:pPr>
      <w:ind w:left="720"/>
      <w:contextualSpacing/>
    </w:pPr>
    <w:rPr>
      <w:kern w:val="2"/>
      <w14:ligatures w14:val="standardContextual"/>
    </w:rPr>
  </w:style>
  <w:style w:type="paragraph" w:styleId="Revision">
    <w:name w:val="Revision"/>
    <w:hidden/>
    <w:uiPriority w:val="99"/>
    <w:semiHidden/>
    <w:rsid w:val="00596E2D"/>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EB52E-8ECF-9246-B760-535678D82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27</Pages>
  <Words>21857</Words>
  <Characters>124587</Characters>
  <Application>Microsoft Office Word</Application>
  <DocSecurity>0</DocSecurity>
  <Lines>1038</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Kaplan</dc:creator>
  <cp:keywords/>
  <dc:description/>
  <cp:lastModifiedBy>Mathew Kiang</cp:lastModifiedBy>
  <cp:revision>9</cp:revision>
  <dcterms:created xsi:type="dcterms:W3CDTF">2023-04-20T16:27:00Z</dcterms:created>
  <dcterms:modified xsi:type="dcterms:W3CDTF">2023-04-20T17:29:00Z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id="PCRnSmIF"/&gt;&lt;style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